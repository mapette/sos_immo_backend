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E7E0C" w14:textId="728AF8F6" w:rsidR="0003234E" w:rsidRDefault="0003234E" w:rsidP="002050EF">
      <w:pPr>
        <w:spacing w:after="0"/>
        <w:contextualSpacing/>
        <w:jc w:val="both"/>
        <w:rPr>
          <w:b/>
          <w:bCs/>
          <w:color w:val="2E74B5" w:themeColor="accent5" w:themeShade="BF"/>
          <w:sz w:val="40"/>
          <w:szCs w:val="40"/>
        </w:rPr>
      </w:pPr>
      <w:r w:rsidRPr="0003234E">
        <w:rPr>
          <w:noProof/>
          <w:sz w:val="24"/>
          <w:szCs w:val="24"/>
        </w:rPr>
        <w:drawing>
          <wp:anchor distT="0" distB="0" distL="114300" distR="114300" simplePos="0" relativeHeight="251695104" behindDoc="1" locked="0" layoutInCell="1" allowOverlap="1" wp14:anchorId="4127C512" wp14:editId="5AF67803">
            <wp:simplePos x="0" y="0"/>
            <wp:positionH relativeFrom="column">
              <wp:posOffset>653970</wp:posOffset>
            </wp:positionH>
            <wp:positionV relativeFrom="paragraph">
              <wp:posOffset>46933</wp:posOffset>
            </wp:positionV>
            <wp:extent cx="2305752" cy="908131"/>
            <wp:effectExtent l="0" t="0" r="0" b="6350"/>
            <wp:wrapTight wrapText="bothSides">
              <wp:wrapPolygon edited="0">
                <wp:start x="0" y="0"/>
                <wp:lineTo x="0" y="21298"/>
                <wp:lineTo x="21416" y="21298"/>
                <wp:lineTo x="21416" y="0"/>
                <wp:lineTo x="0" y="0"/>
              </wp:wrapPolygon>
            </wp:wrapTight>
            <wp:docPr id="1028" name="Picture 4" descr="Efrei - Paris">
              <a:extLst xmlns:a="http://schemas.openxmlformats.org/drawingml/2006/main">
                <a:ext uri="{FF2B5EF4-FFF2-40B4-BE49-F238E27FC236}">
                  <a16:creationId xmlns:a16="http://schemas.microsoft.com/office/drawing/2014/main" id="{BCCCAFC5-98FD-6F0D-82AF-ACD71F6CD9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Efrei - Paris">
                      <a:extLst>
                        <a:ext uri="{FF2B5EF4-FFF2-40B4-BE49-F238E27FC236}">
                          <a16:creationId xmlns:a16="http://schemas.microsoft.com/office/drawing/2014/main" id="{BCCCAFC5-98FD-6F0D-82AF-ACD71F6CD9D6}"/>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5752" cy="908131"/>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08524B">
        <w:rPr>
          <w:b/>
          <w:bCs/>
          <w:color w:val="2E74B5" w:themeColor="accent5" w:themeShade="BF"/>
          <w:sz w:val="40"/>
          <w:szCs w:val="40"/>
        </w:rPr>
        <w:t xml:space="preserve"> </w:t>
      </w:r>
    </w:p>
    <w:p w14:paraId="20336367" w14:textId="77777777" w:rsidR="0003234E" w:rsidRDefault="0003234E" w:rsidP="002050EF">
      <w:pPr>
        <w:spacing w:after="0"/>
        <w:contextualSpacing/>
        <w:jc w:val="both"/>
        <w:rPr>
          <w:b/>
          <w:bCs/>
          <w:color w:val="2E74B5" w:themeColor="accent5" w:themeShade="BF"/>
          <w:sz w:val="40"/>
          <w:szCs w:val="40"/>
        </w:rPr>
      </w:pPr>
    </w:p>
    <w:p w14:paraId="182E7E41" w14:textId="3C66F1D1" w:rsidR="0003234E" w:rsidRDefault="0003234E" w:rsidP="002050EF">
      <w:pPr>
        <w:spacing w:after="0"/>
        <w:contextualSpacing/>
        <w:jc w:val="both"/>
        <w:rPr>
          <w:b/>
          <w:bCs/>
          <w:color w:val="2E74B5" w:themeColor="accent5" w:themeShade="BF"/>
          <w:sz w:val="40"/>
          <w:szCs w:val="40"/>
        </w:rPr>
      </w:pPr>
    </w:p>
    <w:p w14:paraId="5457B9E3" w14:textId="448326EF" w:rsidR="0003234E" w:rsidRDefault="0003234E" w:rsidP="002050EF">
      <w:pPr>
        <w:spacing w:after="0"/>
        <w:contextualSpacing/>
        <w:jc w:val="both"/>
        <w:rPr>
          <w:b/>
          <w:bCs/>
          <w:color w:val="2E74B5" w:themeColor="accent5" w:themeShade="BF"/>
          <w:sz w:val="40"/>
          <w:szCs w:val="40"/>
        </w:rPr>
      </w:pPr>
    </w:p>
    <w:p w14:paraId="7679871F" w14:textId="2F41AA79" w:rsidR="0003234E" w:rsidRDefault="0003234E" w:rsidP="002050EF">
      <w:pPr>
        <w:spacing w:after="0"/>
        <w:contextualSpacing/>
        <w:jc w:val="both"/>
        <w:rPr>
          <w:b/>
          <w:bCs/>
          <w:color w:val="2E74B5" w:themeColor="accent5" w:themeShade="BF"/>
          <w:sz w:val="40"/>
          <w:szCs w:val="40"/>
        </w:rPr>
      </w:pPr>
    </w:p>
    <w:p w14:paraId="387885A1" w14:textId="6E9F7B96" w:rsidR="0003234E" w:rsidRDefault="002E65AB" w:rsidP="002050EF">
      <w:pPr>
        <w:spacing w:after="0"/>
        <w:contextualSpacing/>
        <w:jc w:val="both"/>
        <w:rPr>
          <w:b/>
          <w:bCs/>
          <w:color w:val="2E74B5" w:themeColor="accent5" w:themeShade="BF"/>
          <w:sz w:val="40"/>
          <w:szCs w:val="40"/>
        </w:rPr>
      </w:pPr>
      <w:r w:rsidRPr="002E65AB">
        <w:rPr>
          <w:b/>
          <w:bCs/>
          <w:noProof/>
          <w:color w:val="2E74B5" w:themeColor="accent5" w:themeShade="BF"/>
          <w:sz w:val="40"/>
          <w:szCs w:val="40"/>
        </w:rPr>
        <mc:AlternateContent>
          <mc:Choice Requires="wps">
            <w:drawing>
              <wp:anchor distT="45720" distB="45720" distL="114300" distR="114300" simplePos="0" relativeHeight="251697152" behindDoc="0" locked="0" layoutInCell="1" allowOverlap="1" wp14:anchorId="37EA89F9" wp14:editId="13A8E6B4">
                <wp:simplePos x="0" y="0"/>
                <wp:positionH relativeFrom="column">
                  <wp:posOffset>1579358</wp:posOffset>
                </wp:positionH>
                <wp:positionV relativeFrom="paragraph">
                  <wp:posOffset>185420</wp:posOffset>
                </wp:positionV>
                <wp:extent cx="3472180" cy="775335"/>
                <wp:effectExtent l="19050" t="19050" r="13970" b="24765"/>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2180" cy="775335"/>
                        </a:xfrm>
                        <a:prstGeom prst="rect">
                          <a:avLst/>
                        </a:prstGeom>
                        <a:solidFill>
                          <a:srgbClr val="FFFFFF"/>
                        </a:solidFill>
                        <a:ln w="38100" cmpd="sng">
                          <a:solidFill>
                            <a:schemeClr val="accent1">
                              <a:lumMod val="40000"/>
                              <a:lumOff val="60000"/>
                            </a:schemeClr>
                          </a:solidFill>
                          <a:miter lim="800000"/>
                          <a:headEnd/>
                          <a:tailEnd/>
                        </a:ln>
                      </wps:spPr>
                      <wps:txbx>
                        <w:txbxContent>
                          <w:p w14:paraId="104215E2" w14:textId="3215F5A8" w:rsidR="002E65AB" w:rsidRPr="002E65AB" w:rsidRDefault="002E65AB" w:rsidP="002E65AB">
                            <w:pPr>
                              <w:spacing w:after="0"/>
                              <w:contextualSpacing/>
                              <w:jc w:val="center"/>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Projet SOS Immo</w:t>
                            </w:r>
                          </w:p>
                          <w:p w14:paraId="7D2F6CC6" w14:textId="34581477" w:rsidR="002E65AB" w:rsidRPr="002E65AB" w:rsidRDefault="002E65AB">
                            <w:pPr>
                              <w:rPr>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EA89F9" id="_x0000_t202" coordsize="21600,21600" o:spt="202" path="m,l,21600r21600,l21600,xe">
                <v:stroke joinstyle="miter"/>
                <v:path gradientshapeok="t" o:connecttype="rect"/>
              </v:shapetype>
              <v:shape id="Zone de texte 2" o:spid="_x0000_s1026" type="#_x0000_t202" style="position:absolute;left:0;text-align:left;margin-left:124.35pt;margin-top:14.6pt;width:273.4pt;height:61.0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" strokecolor="#b4c6e7 [1300]" strokeweight="3pt">
                <v:textbox>
                  <w:txbxContent>
                    <w:p w14:paraId="104215E2" w14:textId="3215F5A8" w:rsidR="002E65AB" w:rsidRPr="002E65AB" w:rsidRDefault="002E65AB" w:rsidP="002E65AB">
                      <w:pPr>
                        <w:spacing w:after="0"/>
                        <w:contextualSpacing/>
                        <w:jc w:val="center"/>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r w:rsidRPr="002E65AB">
                        <w:rPr>
                          <w:b/>
                          <w:bCs/>
                          <w:color w:val="2E74B5" w:themeColor="accent5" w:themeShade="BF"/>
                          <w:sz w:val="72"/>
                          <w:szCs w:val="72"/>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t>Projet SOS Immo</w:t>
                      </w:r>
                    </w:p>
                    <w:p w14:paraId="7D2F6CC6" w14:textId="34581477" w:rsidR="002E65AB" w:rsidRPr="002E65AB" w:rsidRDefault="002E65AB">
                      <w:pPr>
                        <w:rPr>
                          <w14:shadow w14:blurRad="203200" w14:dist="50800" w14:dir="5400000" w14:sx="0" w14:sy="0" w14:kx="0" w14:ky="0" w14:algn="none">
                            <w14:srgbClr w14:val="000000">
                              <w14:alpha w14:val="56870"/>
                            </w14:srgbClr>
                          </w14:shadow>
                          <w14:textOutline w14:w="9525" w14:cap="rnd" w14:cmpd="sng" w14:algn="ctr">
                            <w14:solidFill>
                              <w14:schemeClr w14:val="accent1">
                                <w14:lumMod w14:val="40000"/>
                                <w14:lumOff w14:val="60000"/>
                              </w14:schemeClr>
                            </w14:solidFill>
                            <w14:prstDash w14:val="solid"/>
                            <w14:bevel/>
                          </w14:textOutline>
                        </w:rPr>
                      </w:pPr>
                    </w:p>
                  </w:txbxContent>
                </v:textbox>
                <w10:wrap type="square"/>
              </v:shape>
            </w:pict>
          </mc:Fallback>
        </mc:AlternateContent>
      </w:r>
    </w:p>
    <w:p w14:paraId="42971CA2" w14:textId="06B21E7B" w:rsidR="0003234E" w:rsidRDefault="0003234E" w:rsidP="002050EF">
      <w:pPr>
        <w:spacing w:after="0"/>
        <w:contextualSpacing/>
        <w:jc w:val="both"/>
        <w:rPr>
          <w:b/>
          <w:bCs/>
          <w:color w:val="2E74B5" w:themeColor="accent5" w:themeShade="BF"/>
          <w:sz w:val="40"/>
          <w:szCs w:val="40"/>
        </w:rPr>
      </w:pPr>
    </w:p>
    <w:p w14:paraId="7A480F33" w14:textId="5BC5DF76" w:rsidR="002E65AB" w:rsidRDefault="002E65AB" w:rsidP="002050EF">
      <w:pPr>
        <w:spacing w:after="0"/>
        <w:contextualSpacing/>
        <w:jc w:val="both"/>
        <w:rPr>
          <w:b/>
          <w:bCs/>
          <w:color w:val="2E74B5" w:themeColor="accent5" w:themeShade="BF"/>
          <w:sz w:val="40"/>
          <w:szCs w:val="40"/>
        </w:rPr>
      </w:pPr>
    </w:p>
    <w:p w14:paraId="511A8BDB" w14:textId="0274302C" w:rsidR="002E65AB" w:rsidRDefault="002E65AB" w:rsidP="002050EF">
      <w:pPr>
        <w:spacing w:after="0"/>
        <w:contextualSpacing/>
        <w:jc w:val="both"/>
        <w:rPr>
          <w:b/>
          <w:bCs/>
          <w:color w:val="2E74B5" w:themeColor="accent5" w:themeShade="BF"/>
          <w:sz w:val="40"/>
          <w:szCs w:val="40"/>
        </w:rPr>
      </w:pPr>
    </w:p>
    <w:p w14:paraId="07C9419D" w14:textId="77777777" w:rsidR="00BF6BF0" w:rsidRPr="002E65AB" w:rsidRDefault="00BF6BF0" w:rsidP="00BF6BF0">
      <w:pPr>
        <w:spacing w:after="0"/>
        <w:contextualSpacing/>
        <w:jc w:val="center"/>
        <w:rPr>
          <w:b/>
          <w:bCs/>
          <w:color w:val="2E74B5" w:themeColor="accent5" w:themeShade="BF"/>
          <w:sz w:val="40"/>
          <w:szCs w:val="40"/>
          <w14:textOutline w14:w="9525" w14:cap="rnd" w14:cmpd="sng" w14:algn="ctr">
            <w14:solidFill>
              <w14:schemeClr w14:val="accent1">
                <w14:alpha w14:val="5000"/>
                <w14:lumMod w14:val="40000"/>
                <w14:lumOff w14:val="60000"/>
              </w14:schemeClr>
            </w14:solidFill>
            <w14:prstDash w14:val="solid"/>
            <w14:bevel/>
          </w14:textOutline>
        </w:rPr>
      </w:pPr>
    </w:p>
    <w:p w14:paraId="4EE6C65A" w14:textId="77777777" w:rsidR="00BF6BF0" w:rsidRDefault="00BF6BF0" w:rsidP="00BF6BF0">
      <w:pPr>
        <w:spacing w:after="0"/>
        <w:contextualSpacing/>
        <w:jc w:val="center"/>
        <w:rPr>
          <w:b/>
          <w:bCs/>
          <w:color w:val="2E74B5" w:themeColor="accent5" w:themeShade="BF"/>
          <w:sz w:val="40"/>
          <w:szCs w:val="40"/>
        </w:rPr>
      </w:pPr>
    </w:p>
    <w:p w14:paraId="06544BE2" w14:textId="77777777" w:rsidR="00BF6BF0" w:rsidRPr="002E65AB" w:rsidRDefault="00BF6BF0" w:rsidP="00BF6BF0">
      <w:pPr>
        <w:spacing w:after="0"/>
        <w:contextualSpacing/>
        <w:jc w:val="center"/>
        <w:rPr>
          <w:b/>
          <w:bCs/>
          <w:color w:val="2E74B5" w:themeColor="accent5" w:themeShade="BF"/>
          <w:sz w:val="32"/>
          <w:szCs w:val="32"/>
        </w:rPr>
      </w:pPr>
      <w:r w:rsidRPr="002E65AB">
        <w:rPr>
          <w:b/>
          <w:bCs/>
          <w:color w:val="2E74B5" w:themeColor="accent5" w:themeShade="BF"/>
          <w:sz w:val="32"/>
          <w:szCs w:val="32"/>
        </w:rPr>
        <w:t xml:space="preserve">Sophie </w:t>
      </w:r>
      <w:r>
        <w:rPr>
          <w:b/>
          <w:bCs/>
          <w:color w:val="2E74B5" w:themeColor="accent5" w:themeShade="BF"/>
          <w:sz w:val="32"/>
          <w:szCs w:val="32"/>
        </w:rPr>
        <w:t>JOFFRE</w:t>
      </w:r>
    </w:p>
    <w:p w14:paraId="6AEFC0C4" w14:textId="77777777" w:rsidR="00BF6BF0" w:rsidRPr="002E65AB" w:rsidRDefault="00BF6BF0" w:rsidP="00BF6BF0">
      <w:pPr>
        <w:spacing w:after="0"/>
        <w:contextualSpacing/>
        <w:jc w:val="center"/>
        <w:rPr>
          <w:color w:val="2E74B5" w:themeColor="accent5" w:themeShade="BF"/>
          <w:sz w:val="24"/>
          <w:szCs w:val="24"/>
          <w14:textOutline w14:w="9525" w14:cap="rnd" w14:cmpd="sng" w14:algn="ctr">
            <w14:solidFill>
              <w14:schemeClr w14:val="accent1">
                <w14:lumMod w14:val="40000"/>
                <w14:lumOff w14:val="60000"/>
              </w14:schemeClr>
            </w14:solidFill>
            <w14:prstDash w14:val="solid"/>
            <w14:bevel/>
          </w14:textOutline>
        </w:rPr>
      </w:pPr>
    </w:p>
    <w:p w14:paraId="0AC30ABB" w14:textId="77777777" w:rsidR="00BF6BF0" w:rsidRDefault="00BF6BF0" w:rsidP="00BF6BF0">
      <w:pPr>
        <w:spacing w:after="0"/>
        <w:contextualSpacing/>
        <w:jc w:val="center"/>
        <w:rPr>
          <w:color w:val="2E74B5" w:themeColor="accent5" w:themeShade="BF"/>
          <w:sz w:val="24"/>
          <w:szCs w:val="24"/>
        </w:rPr>
      </w:pPr>
    </w:p>
    <w:p w14:paraId="777F4E38" w14:textId="77777777" w:rsidR="00BF6BF0" w:rsidRPr="0003234E" w:rsidRDefault="00BF6BF0" w:rsidP="00BF6BF0">
      <w:pPr>
        <w:spacing w:after="0"/>
        <w:contextualSpacing/>
        <w:jc w:val="center"/>
        <w:rPr>
          <w:color w:val="2E74B5" w:themeColor="accent5" w:themeShade="BF"/>
          <w:sz w:val="24"/>
          <w:szCs w:val="24"/>
        </w:rPr>
      </w:pPr>
    </w:p>
    <w:p w14:paraId="69E8B393" w14:textId="77777777" w:rsidR="00BF6BF0" w:rsidRPr="002E65AB" w:rsidRDefault="00BF6BF0" w:rsidP="00BF6BF0">
      <w:pPr>
        <w:spacing w:after="0"/>
        <w:contextualSpacing/>
        <w:jc w:val="center"/>
        <w:rPr>
          <w:b/>
          <w:bCs/>
          <w:color w:val="2E74B5" w:themeColor="accent5" w:themeShade="BF"/>
          <w:sz w:val="24"/>
          <w:szCs w:val="24"/>
        </w:rPr>
      </w:pPr>
      <w:r w:rsidRPr="002E65AB">
        <w:rPr>
          <w:b/>
          <w:bCs/>
          <w:color w:val="2E74B5" w:themeColor="accent5" w:themeShade="BF"/>
          <w:sz w:val="24"/>
          <w:szCs w:val="24"/>
        </w:rPr>
        <w:t>Mémoire en vue de la certif</w:t>
      </w:r>
      <w:r>
        <w:rPr>
          <w:b/>
          <w:bCs/>
          <w:color w:val="2E74B5" w:themeColor="accent5" w:themeShade="BF"/>
          <w:sz w:val="24"/>
          <w:szCs w:val="24"/>
        </w:rPr>
        <w:t>ic</w:t>
      </w:r>
      <w:r w:rsidRPr="002E65AB">
        <w:rPr>
          <w:b/>
          <w:bCs/>
          <w:color w:val="2E74B5" w:themeColor="accent5" w:themeShade="BF"/>
          <w:sz w:val="24"/>
          <w:szCs w:val="24"/>
        </w:rPr>
        <w:t>ation</w:t>
      </w:r>
    </w:p>
    <w:p w14:paraId="1F3E0AB6" w14:textId="77777777" w:rsidR="00BF6BF0" w:rsidRPr="002E65AB" w:rsidRDefault="00BF6BF0" w:rsidP="00BF6BF0">
      <w:pPr>
        <w:spacing w:after="0"/>
        <w:contextualSpacing/>
        <w:jc w:val="center"/>
        <w:rPr>
          <w:b/>
          <w:bCs/>
          <w:color w:val="2E74B5" w:themeColor="accent5" w:themeShade="BF"/>
          <w:sz w:val="24"/>
          <w:szCs w:val="24"/>
        </w:rPr>
      </w:pPr>
      <w:r w:rsidRPr="002E65AB">
        <w:rPr>
          <w:b/>
          <w:bCs/>
          <w:color w:val="2E74B5" w:themeColor="accent5" w:themeShade="BF"/>
          <w:sz w:val="24"/>
          <w:szCs w:val="24"/>
        </w:rPr>
        <w:t>R</w:t>
      </w:r>
      <w:r>
        <w:rPr>
          <w:b/>
          <w:bCs/>
          <w:color w:val="2E74B5" w:themeColor="accent5" w:themeShade="BF"/>
          <w:sz w:val="24"/>
          <w:szCs w:val="24"/>
        </w:rPr>
        <w:t>N</w:t>
      </w:r>
      <w:r w:rsidRPr="002E65AB">
        <w:rPr>
          <w:b/>
          <w:bCs/>
          <w:color w:val="2E74B5" w:themeColor="accent5" w:themeShade="BF"/>
          <w:sz w:val="24"/>
          <w:szCs w:val="24"/>
        </w:rPr>
        <w:t>CP Concepteur développeur d’applications</w:t>
      </w:r>
    </w:p>
    <w:p w14:paraId="2A2DA8B5" w14:textId="77777777" w:rsidR="00BF6BF0" w:rsidRPr="0003234E" w:rsidRDefault="00BF6BF0" w:rsidP="00BF6BF0">
      <w:pPr>
        <w:spacing w:after="0"/>
        <w:contextualSpacing/>
        <w:jc w:val="center"/>
        <w:rPr>
          <w:b/>
          <w:bCs/>
          <w:color w:val="2E74B5" w:themeColor="accent5" w:themeShade="BF"/>
          <w:sz w:val="32"/>
          <w:szCs w:val="32"/>
        </w:rPr>
      </w:pPr>
    </w:p>
    <w:p w14:paraId="34ADF142" w14:textId="77777777" w:rsidR="00BF6BF0" w:rsidRPr="0003234E" w:rsidRDefault="00BF6BF0" w:rsidP="00BF6BF0">
      <w:pPr>
        <w:spacing w:after="0"/>
        <w:contextualSpacing/>
        <w:jc w:val="center"/>
        <w:rPr>
          <w:b/>
          <w:bCs/>
          <w:color w:val="2E74B5" w:themeColor="accent5" w:themeShade="BF"/>
          <w:sz w:val="24"/>
          <w:szCs w:val="24"/>
        </w:rPr>
      </w:pPr>
      <w:r w:rsidRPr="0003234E">
        <w:rPr>
          <w:b/>
          <w:bCs/>
          <w:color w:val="2E74B5" w:themeColor="accent5" w:themeShade="BF"/>
          <w:sz w:val="24"/>
          <w:szCs w:val="24"/>
        </w:rPr>
        <w:t>14 février 2023</w:t>
      </w:r>
    </w:p>
    <w:p w14:paraId="100D5216" w14:textId="77777777" w:rsidR="00BF6BF0" w:rsidRDefault="00BF6BF0" w:rsidP="00BF6BF0">
      <w:pPr>
        <w:spacing w:after="0"/>
        <w:contextualSpacing/>
        <w:jc w:val="center"/>
        <w:rPr>
          <w:b/>
          <w:bCs/>
          <w:color w:val="2E74B5" w:themeColor="accent5" w:themeShade="BF"/>
          <w:sz w:val="40"/>
          <w:szCs w:val="40"/>
        </w:rPr>
      </w:pPr>
    </w:p>
    <w:p w14:paraId="6A12D90D" w14:textId="77777777" w:rsidR="00BF6BF0" w:rsidRDefault="00BF6BF0" w:rsidP="00BF6BF0">
      <w:pPr>
        <w:spacing w:after="0"/>
        <w:contextualSpacing/>
        <w:jc w:val="center"/>
        <w:rPr>
          <w:b/>
          <w:bCs/>
          <w:color w:val="2E74B5" w:themeColor="accent5" w:themeShade="BF"/>
          <w:sz w:val="40"/>
          <w:szCs w:val="40"/>
        </w:rPr>
      </w:pPr>
    </w:p>
    <w:p w14:paraId="701DB75D" w14:textId="77777777" w:rsidR="00BF6BF0" w:rsidRDefault="00BF6BF0" w:rsidP="00BF6BF0">
      <w:pPr>
        <w:spacing w:after="0"/>
        <w:contextualSpacing/>
        <w:jc w:val="center"/>
        <w:rPr>
          <w:b/>
          <w:bCs/>
          <w:color w:val="2E74B5" w:themeColor="accent5" w:themeShade="BF"/>
          <w:sz w:val="40"/>
          <w:szCs w:val="40"/>
        </w:rPr>
      </w:pPr>
    </w:p>
    <w:p w14:paraId="3F105D5A" w14:textId="77777777" w:rsidR="00BF6BF0" w:rsidRDefault="00BF6BF0" w:rsidP="00BF6BF0">
      <w:pPr>
        <w:spacing w:after="0"/>
        <w:contextualSpacing/>
        <w:jc w:val="center"/>
        <w:rPr>
          <w:b/>
          <w:bCs/>
          <w:color w:val="2E74B5" w:themeColor="accent5" w:themeShade="BF"/>
          <w:sz w:val="40"/>
          <w:szCs w:val="40"/>
        </w:rPr>
      </w:pPr>
    </w:p>
    <w:p w14:paraId="322C1390" w14:textId="2E74DBEB" w:rsidR="0003234E" w:rsidRDefault="0003234E" w:rsidP="002050EF">
      <w:pPr>
        <w:spacing w:after="0"/>
        <w:contextualSpacing/>
        <w:jc w:val="both"/>
        <w:rPr>
          <w:b/>
          <w:bCs/>
          <w:color w:val="2E74B5" w:themeColor="accent5" w:themeShade="BF"/>
          <w:sz w:val="40"/>
          <w:szCs w:val="40"/>
        </w:rPr>
      </w:pPr>
    </w:p>
    <w:p w14:paraId="2C34A5BE" w14:textId="7AC72A3C" w:rsidR="0003234E" w:rsidRDefault="0003234E" w:rsidP="002050EF">
      <w:pPr>
        <w:spacing w:after="0"/>
        <w:contextualSpacing/>
        <w:jc w:val="both"/>
        <w:rPr>
          <w:b/>
          <w:bCs/>
          <w:color w:val="2E74B5" w:themeColor="accent5" w:themeShade="BF"/>
          <w:sz w:val="40"/>
          <w:szCs w:val="40"/>
        </w:rPr>
      </w:pPr>
    </w:p>
    <w:p w14:paraId="45AC3330" w14:textId="2097E976" w:rsidR="002E65AB" w:rsidRDefault="002E65AB" w:rsidP="002050EF">
      <w:pPr>
        <w:jc w:val="both"/>
        <w:rPr>
          <w:b/>
          <w:bCs/>
          <w:color w:val="2E74B5" w:themeColor="accent5" w:themeShade="BF"/>
          <w:sz w:val="40"/>
          <w:szCs w:val="40"/>
        </w:rPr>
      </w:pPr>
      <w:r>
        <w:rPr>
          <w:b/>
          <w:bCs/>
          <w:color w:val="2E74B5" w:themeColor="accent5" w:themeShade="BF"/>
          <w:sz w:val="40"/>
          <w:szCs w:val="40"/>
        </w:rPr>
        <w:br w:type="page"/>
      </w:r>
    </w:p>
    <w:p w14:paraId="3AA45392" w14:textId="2E2477A3" w:rsidR="0003234E" w:rsidRDefault="002E65AB" w:rsidP="002050EF">
      <w:pPr>
        <w:pStyle w:val="Titre1"/>
        <w:jc w:val="both"/>
      </w:pPr>
      <w:bookmarkStart w:id="0" w:name="_Toc126601305"/>
      <w:r>
        <w:lastRenderedPageBreak/>
        <w:t>Sommaire</w:t>
      </w:r>
      <w:bookmarkEnd w:id="0"/>
      <w:r w:rsidR="00913BBB">
        <w:t xml:space="preserve">   </w:t>
      </w:r>
    </w:p>
    <w:p w14:paraId="67339012" w14:textId="260E9779" w:rsidR="00BF6BF0" w:rsidRDefault="00536734">
      <w:pPr>
        <w:pStyle w:val="TM1"/>
        <w:rPr>
          <w:rFonts w:eastAsiaTheme="minorEastAsia"/>
          <w:noProof/>
          <w:lang w:eastAsia="fr-FR"/>
        </w:rPr>
      </w:pPr>
      <w:r>
        <w:fldChar w:fldCharType="begin"/>
      </w:r>
      <w:r>
        <w:instrText xml:space="preserve"> TOC \o "1-5" \h \z \u </w:instrText>
      </w:r>
      <w:r>
        <w:fldChar w:fldCharType="separate"/>
      </w:r>
      <w:hyperlink w:anchor="_Toc126601305" w:history="1">
        <w:r w:rsidR="00BF6BF0" w:rsidRPr="004E3EB7">
          <w:rPr>
            <w:rStyle w:val="Lienhypertexte"/>
            <w:noProof/>
          </w:rPr>
          <w:t>1</w:t>
        </w:r>
        <w:r w:rsidR="00BF6BF0">
          <w:rPr>
            <w:rFonts w:eastAsiaTheme="minorEastAsia"/>
            <w:noProof/>
            <w:lang w:eastAsia="fr-FR"/>
          </w:rPr>
          <w:tab/>
        </w:r>
        <w:r w:rsidR="00BF6BF0" w:rsidRPr="004E3EB7">
          <w:rPr>
            <w:rStyle w:val="Lienhypertexte"/>
            <w:noProof/>
          </w:rPr>
          <w:t>Sommaire</w:t>
        </w:r>
        <w:r w:rsidR="00BF6BF0">
          <w:rPr>
            <w:noProof/>
            <w:webHidden/>
          </w:rPr>
          <w:tab/>
        </w:r>
        <w:r w:rsidR="00BF6BF0">
          <w:rPr>
            <w:noProof/>
            <w:webHidden/>
          </w:rPr>
          <w:fldChar w:fldCharType="begin"/>
        </w:r>
        <w:r w:rsidR="00BF6BF0">
          <w:rPr>
            <w:noProof/>
            <w:webHidden/>
          </w:rPr>
          <w:instrText xml:space="preserve"> PAGEREF _Toc126601305 \h </w:instrText>
        </w:r>
        <w:r w:rsidR="00BF6BF0">
          <w:rPr>
            <w:noProof/>
            <w:webHidden/>
          </w:rPr>
        </w:r>
        <w:r w:rsidR="00BF6BF0">
          <w:rPr>
            <w:noProof/>
            <w:webHidden/>
          </w:rPr>
          <w:fldChar w:fldCharType="separate"/>
        </w:r>
        <w:r w:rsidR="00BF6BF0">
          <w:rPr>
            <w:noProof/>
            <w:webHidden/>
          </w:rPr>
          <w:t>2</w:t>
        </w:r>
        <w:r w:rsidR="00BF6BF0">
          <w:rPr>
            <w:noProof/>
            <w:webHidden/>
          </w:rPr>
          <w:fldChar w:fldCharType="end"/>
        </w:r>
      </w:hyperlink>
    </w:p>
    <w:p w14:paraId="402AEE83" w14:textId="3C8E45C3" w:rsidR="00BF6BF0" w:rsidRDefault="00BF6BF0">
      <w:pPr>
        <w:pStyle w:val="TM2"/>
        <w:tabs>
          <w:tab w:val="left" w:pos="880"/>
          <w:tab w:val="right" w:leader="dot" w:pos="10456"/>
        </w:tabs>
        <w:rPr>
          <w:rFonts w:eastAsiaTheme="minorEastAsia"/>
          <w:noProof/>
          <w:lang w:eastAsia="fr-FR"/>
        </w:rPr>
      </w:pPr>
      <w:hyperlink w:anchor="_Toc126601306" w:history="1">
        <w:r w:rsidRPr="004E3EB7">
          <w:rPr>
            <w:rStyle w:val="Lienhypertexte"/>
            <w:noProof/>
          </w:rPr>
          <w:t>1.1</w:t>
        </w:r>
        <w:r>
          <w:rPr>
            <w:rFonts w:eastAsiaTheme="minorEastAsia"/>
            <w:noProof/>
            <w:lang w:eastAsia="fr-FR"/>
          </w:rPr>
          <w:tab/>
        </w:r>
        <w:r w:rsidRPr="004E3EB7">
          <w:rPr>
            <w:rStyle w:val="Lienhypertexte"/>
            <w:noProof/>
          </w:rPr>
          <w:t>Introduction</w:t>
        </w:r>
        <w:r>
          <w:rPr>
            <w:noProof/>
            <w:webHidden/>
          </w:rPr>
          <w:tab/>
        </w:r>
        <w:r>
          <w:rPr>
            <w:noProof/>
            <w:webHidden/>
          </w:rPr>
          <w:fldChar w:fldCharType="begin"/>
        </w:r>
        <w:r>
          <w:rPr>
            <w:noProof/>
            <w:webHidden/>
          </w:rPr>
          <w:instrText xml:space="preserve"> PAGEREF _Toc126601306 \h </w:instrText>
        </w:r>
        <w:r>
          <w:rPr>
            <w:noProof/>
            <w:webHidden/>
          </w:rPr>
        </w:r>
        <w:r>
          <w:rPr>
            <w:noProof/>
            <w:webHidden/>
          </w:rPr>
          <w:fldChar w:fldCharType="separate"/>
        </w:r>
        <w:r>
          <w:rPr>
            <w:noProof/>
            <w:webHidden/>
          </w:rPr>
          <w:t>4</w:t>
        </w:r>
        <w:r>
          <w:rPr>
            <w:noProof/>
            <w:webHidden/>
          </w:rPr>
          <w:fldChar w:fldCharType="end"/>
        </w:r>
      </w:hyperlink>
    </w:p>
    <w:p w14:paraId="4A0CE79D" w14:textId="78940308" w:rsidR="00BF6BF0" w:rsidRDefault="00BF6BF0">
      <w:pPr>
        <w:pStyle w:val="TM2"/>
        <w:tabs>
          <w:tab w:val="left" w:pos="880"/>
          <w:tab w:val="right" w:leader="dot" w:pos="10456"/>
        </w:tabs>
        <w:rPr>
          <w:rFonts w:eastAsiaTheme="minorEastAsia"/>
          <w:noProof/>
          <w:lang w:eastAsia="fr-FR"/>
        </w:rPr>
      </w:pPr>
      <w:hyperlink w:anchor="_Toc126601307" w:history="1">
        <w:r w:rsidRPr="004E3EB7">
          <w:rPr>
            <w:rStyle w:val="Lienhypertexte"/>
            <w:noProof/>
            <w:lang w:val="en-US"/>
          </w:rPr>
          <w:t>1.2</w:t>
        </w:r>
        <w:r>
          <w:rPr>
            <w:rFonts w:eastAsiaTheme="minorEastAsia"/>
            <w:noProof/>
            <w:lang w:eastAsia="fr-FR"/>
          </w:rPr>
          <w:tab/>
        </w:r>
        <w:r w:rsidRPr="004E3EB7">
          <w:rPr>
            <w:rStyle w:val="Lienhypertexte"/>
            <w:noProof/>
            <w:lang w:val="en-US"/>
          </w:rPr>
          <w:t>Abstract</w:t>
        </w:r>
        <w:r>
          <w:rPr>
            <w:noProof/>
            <w:webHidden/>
          </w:rPr>
          <w:tab/>
        </w:r>
        <w:r>
          <w:rPr>
            <w:noProof/>
            <w:webHidden/>
          </w:rPr>
          <w:fldChar w:fldCharType="begin"/>
        </w:r>
        <w:r>
          <w:rPr>
            <w:noProof/>
            <w:webHidden/>
          </w:rPr>
          <w:instrText xml:space="preserve"> PAGEREF _Toc126601307 \h </w:instrText>
        </w:r>
        <w:r>
          <w:rPr>
            <w:noProof/>
            <w:webHidden/>
          </w:rPr>
        </w:r>
        <w:r>
          <w:rPr>
            <w:noProof/>
            <w:webHidden/>
          </w:rPr>
          <w:fldChar w:fldCharType="separate"/>
        </w:r>
        <w:r>
          <w:rPr>
            <w:noProof/>
            <w:webHidden/>
          </w:rPr>
          <w:t>4</w:t>
        </w:r>
        <w:r>
          <w:rPr>
            <w:noProof/>
            <w:webHidden/>
          </w:rPr>
          <w:fldChar w:fldCharType="end"/>
        </w:r>
      </w:hyperlink>
    </w:p>
    <w:p w14:paraId="6C1E4B92" w14:textId="0721E269" w:rsidR="00BF6BF0" w:rsidRDefault="00BF6BF0">
      <w:pPr>
        <w:pStyle w:val="TM1"/>
        <w:rPr>
          <w:rFonts w:eastAsiaTheme="minorEastAsia"/>
          <w:noProof/>
          <w:lang w:eastAsia="fr-FR"/>
        </w:rPr>
      </w:pPr>
      <w:hyperlink w:anchor="_Toc126601308" w:history="1">
        <w:r w:rsidRPr="004E3EB7">
          <w:rPr>
            <w:rStyle w:val="Lienhypertexte"/>
            <w:noProof/>
          </w:rPr>
          <w:t>2</w:t>
        </w:r>
        <w:r>
          <w:rPr>
            <w:rFonts w:eastAsiaTheme="minorEastAsia"/>
            <w:noProof/>
            <w:lang w:eastAsia="fr-FR"/>
          </w:rPr>
          <w:tab/>
        </w:r>
        <w:r w:rsidRPr="004E3EB7">
          <w:rPr>
            <w:rStyle w:val="Lienhypertexte"/>
            <w:noProof/>
          </w:rPr>
          <w:t>Contexte SOS Immo</w:t>
        </w:r>
        <w:r>
          <w:rPr>
            <w:noProof/>
            <w:webHidden/>
          </w:rPr>
          <w:tab/>
        </w:r>
        <w:r>
          <w:rPr>
            <w:noProof/>
            <w:webHidden/>
          </w:rPr>
          <w:fldChar w:fldCharType="begin"/>
        </w:r>
        <w:r>
          <w:rPr>
            <w:noProof/>
            <w:webHidden/>
          </w:rPr>
          <w:instrText xml:space="preserve"> PAGEREF _Toc126601308 \h </w:instrText>
        </w:r>
        <w:r>
          <w:rPr>
            <w:noProof/>
            <w:webHidden/>
          </w:rPr>
        </w:r>
        <w:r>
          <w:rPr>
            <w:noProof/>
            <w:webHidden/>
          </w:rPr>
          <w:fldChar w:fldCharType="separate"/>
        </w:r>
        <w:r>
          <w:rPr>
            <w:noProof/>
            <w:webHidden/>
          </w:rPr>
          <w:t>5</w:t>
        </w:r>
        <w:r>
          <w:rPr>
            <w:noProof/>
            <w:webHidden/>
          </w:rPr>
          <w:fldChar w:fldCharType="end"/>
        </w:r>
      </w:hyperlink>
    </w:p>
    <w:p w14:paraId="61462290" w14:textId="338E791D" w:rsidR="00BF6BF0" w:rsidRDefault="00BF6BF0">
      <w:pPr>
        <w:pStyle w:val="TM2"/>
        <w:tabs>
          <w:tab w:val="left" w:pos="880"/>
          <w:tab w:val="right" w:leader="dot" w:pos="10456"/>
        </w:tabs>
        <w:rPr>
          <w:rFonts w:eastAsiaTheme="minorEastAsia"/>
          <w:noProof/>
          <w:lang w:eastAsia="fr-FR"/>
        </w:rPr>
      </w:pPr>
      <w:hyperlink w:anchor="_Toc126601309" w:history="1">
        <w:r w:rsidRPr="004E3EB7">
          <w:rPr>
            <w:rStyle w:val="Lienhypertexte"/>
            <w:noProof/>
          </w:rPr>
          <w:t>2.1</w:t>
        </w:r>
        <w:r>
          <w:rPr>
            <w:rFonts w:eastAsiaTheme="minorEastAsia"/>
            <w:noProof/>
            <w:lang w:eastAsia="fr-FR"/>
          </w:rPr>
          <w:tab/>
        </w:r>
        <w:r w:rsidRPr="004E3EB7">
          <w:rPr>
            <w:rStyle w:val="Lienhypertexte"/>
            <w:noProof/>
          </w:rPr>
          <w:t>Fonctionnement des services immobiliers</w:t>
        </w:r>
        <w:r>
          <w:rPr>
            <w:noProof/>
            <w:webHidden/>
          </w:rPr>
          <w:tab/>
        </w:r>
        <w:r>
          <w:rPr>
            <w:noProof/>
            <w:webHidden/>
          </w:rPr>
          <w:fldChar w:fldCharType="begin"/>
        </w:r>
        <w:r>
          <w:rPr>
            <w:noProof/>
            <w:webHidden/>
          </w:rPr>
          <w:instrText xml:space="preserve"> PAGEREF _Toc126601309 \h </w:instrText>
        </w:r>
        <w:r>
          <w:rPr>
            <w:noProof/>
            <w:webHidden/>
          </w:rPr>
        </w:r>
        <w:r>
          <w:rPr>
            <w:noProof/>
            <w:webHidden/>
          </w:rPr>
          <w:fldChar w:fldCharType="separate"/>
        </w:r>
        <w:r>
          <w:rPr>
            <w:noProof/>
            <w:webHidden/>
          </w:rPr>
          <w:t>5</w:t>
        </w:r>
        <w:r>
          <w:rPr>
            <w:noProof/>
            <w:webHidden/>
          </w:rPr>
          <w:fldChar w:fldCharType="end"/>
        </w:r>
      </w:hyperlink>
    </w:p>
    <w:p w14:paraId="5AA8D856" w14:textId="342D334D" w:rsidR="00BF6BF0" w:rsidRDefault="00BF6BF0">
      <w:pPr>
        <w:pStyle w:val="TM2"/>
        <w:tabs>
          <w:tab w:val="left" w:pos="880"/>
          <w:tab w:val="right" w:leader="dot" w:pos="10456"/>
        </w:tabs>
        <w:rPr>
          <w:rFonts w:eastAsiaTheme="minorEastAsia"/>
          <w:noProof/>
          <w:lang w:eastAsia="fr-FR"/>
        </w:rPr>
      </w:pPr>
      <w:hyperlink w:anchor="_Toc126601310" w:history="1">
        <w:r w:rsidRPr="004E3EB7">
          <w:rPr>
            <w:rStyle w:val="Lienhypertexte"/>
            <w:noProof/>
          </w:rPr>
          <w:t>2.2</w:t>
        </w:r>
        <w:r>
          <w:rPr>
            <w:rFonts w:eastAsiaTheme="minorEastAsia"/>
            <w:noProof/>
            <w:lang w:eastAsia="fr-FR"/>
          </w:rPr>
          <w:tab/>
        </w:r>
        <w:r w:rsidRPr="004E3EB7">
          <w:rPr>
            <w:rStyle w:val="Lienhypertexte"/>
            <w:noProof/>
          </w:rPr>
          <w:t>Transformation de la gestion de suivi d’incident</w:t>
        </w:r>
        <w:r>
          <w:rPr>
            <w:noProof/>
            <w:webHidden/>
          </w:rPr>
          <w:tab/>
        </w:r>
        <w:r>
          <w:rPr>
            <w:noProof/>
            <w:webHidden/>
          </w:rPr>
          <w:fldChar w:fldCharType="begin"/>
        </w:r>
        <w:r>
          <w:rPr>
            <w:noProof/>
            <w:webHidden/>
          </w:rPr>
          <w:instrText xml:space="preserve"> PAGEREF _Toc126601310 \h </w:instrText>
        </w:r>
        <w:r>
          <w:rPr>
            <w:noProof/>
            <w:webHidden/>
          </w:rPr>
        </w:r>
        <w:r>
          <w:rPr>
            <w:noProof/>
            <w:webHidden/>
          </w:rPr>
          <w:fldChar w:fldCharType="separate"/>
        </w:r>
        <w:r>
          <w:rPr>
            <w:noProof/>
            <w:webHidden/>
          </w:rPr>
          <w:t>5</w:t>
        </w:r>
        <w:r>
          <w:rPr>
            <w:noProof/>
            <w:webHidden/>
          </w:rPr>
          <w:fldChar w:fldCharType="end"/>
        </w:r>
      </w:hyperlink>
    </w:p>
    <w:p w14:paraId="1A8035E8" w14:textId="6C081AC7" w:rsidR="00BF6BF0" w:rsidRDefault="00BF6BF0">
      <w:pPr>
        <w:pStyle w:val="TM2"/>
        <w:tabs>
          <w:tab w:val="left" w:pos="880"/>
          <w:tab w:val="right" w:leader="dot" w:pos="10456"/>
        </w:tabs>
        <w:rPr>
          <w:rFonts w:eastAsiaTheme="minorEastAsia"/>
          <w:noProof/>
          <w:lang w:eastAsia="fr-FR"/>
        </w:rPr>
      </w:pPr>
      <w:hyperlink w:anchor="_Toc126601311" w:history="1">
        <w:r w:rsidRPr="004E3EB7">
          <w:rPr>
            <w:rStyle w:val="Lienhypertexte"/>
            <w:noProof/>
          </w:rPr>
          <w:t>2.3</w:t>
        </w:r>
        <w:r>
          <w:rPr>
            <w:rFonts w:eastAsiaTheme="minorEastAsia"/>
            <w:noProof/>
            <w:lang w:eastAsia="fr-FR"/>
          </w:rPr>
          <w:tab/>
        </w:r>
        <w:r w:rsidRPr="004E3EB7">
          <w:rPr>
            <w:rStyle w:val="Lienhypertexte"/>
            <w:noProof/>
          </w:rPr>
          <w:t>Besoins de l’application</w:t>
        </w:r>
        <w:r>
          <w:rPr>
            <w:noProof/>
            <w:webHidden/>
          </w:rPr>
          <w:tab/>
        </w:r>
        <w:r>
          <w:rPr>
            <w:noProof/>
            <w:webHidden/>
          </w:rPr>
          <w:fldChar w:fldCharType="begin"/>
        </w:r>
        <w:r>
          <w:rPr>
            <w:noProof/>
            <w:webHidden/>
          </w:rPr>
          <w:instrText xml:space="preserve"> PAGEREF _Toc126601311 \h </w:instrText>
        </w:r>
        <w:r>
          <w:rPr>
            <w:noProof/>
            <w:webHidden/>
          </w:rPr>
        </w:r>
        <w:r>
          <w:rPr>
            <w:noProof/>
            <w:webHidden/>
          </w:rPr>
          <w:fldChar w:fldCharType="separate"/>
        </w:r>
        <w:r>
          <w:rPr>
            <w:noProof/>
            <w:webHidden/>
          </w:rPr>
          <w:t>5</w:t>
        </w:r>
        <w:r>
          <w:rPr>
            <w:noProof/>
            <w:webHidden/>
          </w:rPr>
          <w:fldChar w:fldCharType="end"/>
        </w:r>
      </w:hyperlink>
    </w:p>
    <w:p w14:paraId="43A0D6E1" w14:textId="61F96742" w:rsidR="00BF6BF0" w:rsidRDefault="00BF6BF0">
      <w:pPr>
        <w:pStyle w:val="TM4"/>
        <w:tabs>
          <w:tab w:val="left" w:pos="1100"/>
          <w:tab w:val="right" w:leader="dot" w:pos="10456"/>
        </w:tabs>
        <w:rPr>
          <w:rFonts w:eastAsiaTheme="minorEastAsia"/>
          <w:noProof/>
          <w:lang w:eastAsia="fr-FR"/>
        </w:rPr>
      </w:pPr>
      <w:hyperlink w:anchor="_Toc126601312" w:history="1">
        <w:r w:rsidRPr="004E3EB7">
          <w:rPr>
            <w:rStyle w:val="Lienhypertexte"/>
            <w:rFonts w:ascii="Wingdings" w:hAnsi="Wingdings"/>
            <w:noProof/>
          </w:rPr>
          <w:t></w:t>
        </w:r>
        <w:r>
          <w:rPr>
            <w:rFonts w:eastAsiaTheme="minorEastAsia"/>
            <w:noProof/>
            <w:lang w:eastAsia="fr-FR"/>
          </w:rPr>
          <w:tab/>
        </w:r>
        <w:r w:rsidRPr="004E3EB7">
          <w:rPr>
            <w:rStyle w:val="Lienhypertexte"/>
            <w:noProof/>
          </w:rPr>
          <w:t>Objectif principal</w:t>
        </w:r>
        <w:r>
          <w:rPr>
            <w:noProof/>
            <w:webHidden/>
          </w:rPr>
          <w:tab/>
        </w:r>
        <w:r>
          <w:rPr>
            <w:noProof/>
            <w:webHidden/>
          </w:rPr>
          <w:fldChar w:fldCharType="begin"/>
        </w:r>
        <w:r>
          <w:rPr>
            <w:noProof/>
            <w:webHidden/>
          </w:rPr>
          <w:instrText xml:space="preserve"> PAGEREF _Toc126601312 \h </w:instrText>
        </w:r>
        <w:r>
          <w:rPr>
            <w:noProof/>
            <w:webHidden/>
          </w:rPr>
        </w:r>
        <w:r>
          <w:rPr>
            <w:noProof/>
            <w:webHidden/>
          </w:rPr>
          <w:fldChar w:fldCharType="separate"/>
        </w:r>
        <w:r>
          <w:rPr>
            <w:noProof/>
            <w:webHidden/>
          </w:rPr>
          <w:t>5</w:t>
        </w:r>
        <w:r>
          <w:rPr>
            <w:noProof/>
            <w:webHidden/>
          </w:rPr>
          <w:fldChar w:fldCharType="end"/>
        </w:r>
      </w:hyperlink>
    </w:p>
    <w:p w14:paraId="0C60482A" w14:textId="010C5802" w:rsidR="00BF6BF0" w:rsidRDefault="00BF6BF0">
      <w:pPr>
        <w:pStyle w:val="TM4"/>
        <w:tabs>
          <w:tab w:val="left" w:pos="1100"/>
          <w:tab w:val="right" w:leader="dot" w:pos="10456"/>
        </w:tabs>
        <w:rPr>
          <w:rFonts w:eastAsiaTheme="minorEastAsia"/>
          <w:noProof/>
          <w:lang w:eastAsia="fr-FR"/>
        </w:rPr>
      </w:pPr>
      <w:hyperlink w:anchor="_Toc126601313" w:history="1">
        <w:r w:rsidRPr="004E3EB7">
          <w:rPr>
            <w:rStyle w:val="Lienhypertexte"/>
            <w:rFonts w:ascii="Wingdings" w:hAnsi="Wingdings"/>
            <w:noProof/>
          </w:rPr>
          <w:t></w:t>
        </w:r>
        <w:r>
          <w:rPr>
            <w:rFonts w:eastAsiaTheme="minorEastAsia"/>
            <w:noProof/>
            <w:lang w:eastAsia="fr-FR"/>
          </w:rPr>
          <w:tab/>
        </w:r>
        <w:r w:rsidRPr="004E3EB7">
          <w:rPr>
            <w:rStyle w:val="Lienhypertexte"/>
            <w:noProof/>
          </w:rPr>
          <w:t>Objectifs secondaires</w:t>
        </w:r>
        <w:r>
          <w:rPr>
            <w:noProof/>
            <w:webHidden/>
          </w:rPr>
          <w:tab/>
        </w:r>
        <w:r>
          <w:rPr>
            <w:noProof/>
            <w:webHidden/>
          </w:rPr>
          <w:fldChar w:fldCharType="begin"/>
        </w:r>
        <w:r>
          <w:rPr>
            <w:noProof/>
            <w:webHidden/>
          </w:rPr>
          <w:instrText xml:space="preserve"> PAGEREF _Toc126601313 \h </w:instrText>
        </w:r>
        <w:r>
          <w:rPr>
            <w:noProof/>
            <w:webHidden/>
          </w:rPr>
        </w:r>
        <w:r>
          <w:rPr>
            <w:noProof/>
            <w:webHidden/>
          </w:rPr>
          <w:fldChar w:fldCharType="separate"/>
        </w:r>
        <w:r>
          <w:rPr>
            <w:noProof/>
            <w:webHidden/>
          </w:rPr>
          <w:t>5</w:t>
        </w:r>
        <w:r>
          <w:rPr>
            <w:noProof/>
            <w:webHidden/>
          </w:rPr>
          <w:fldChar w:fldCharType="end"/>
        </w:r>
      </w:hyperlink>
    </w:p>
    <w:p w14:paraId="64BD1F3D" w14:textId="0918FA47" w:rsidR="00BF6BF0" w:rsidRDefault="00BF6BF0">
      <w:pPr>
        <w:pStyle w:val="TM1"/>
        <w:rPr>
          <w:rFonts w:eastAsiaTheme="minorEastAsia"/>
          <w:noProof/>
          <w:lang w:eastAsia="fr-FR"/>
        </w:rPr>
      </w:pPr>
      <w:hyperlink w:anchor="_Toc126601314" w:history="1">
        <w:r w:rsidRPr="004E3EB7">
          <w:rPr>
            <w:rStyle w:val="Lienhypertexte"/>
            <w:noProof/>
          </w:rPr>
          <w:t>3</w:t>
        </w:r>
        <w:r>
          <w:rPr>
            <w:rFonts w:eastAsiaTheme="minorEastAsia"/>
            <w:noProof/>
            <w:lang w:eastAsia="fr-FR"/>
          </w:rPr>
          <w:tab/>
        </w:r>
        <w:r w:rsidRPr="004E3EB7">
          <w:rPr>
            <w:rStyle w:val="Lienhypertexte"/>
            <w:noProof/>
          </w:rPr>
          <w:t>Conception</w:t>
        </w:r>
        <w:r>
          <w:rPr>
            <w:noProof/>
            <w:webHidden/>
          </w:rPr>
          <w:tab/>
        </w:r>
        <w:r>
          <w:rPr>
            <w:noProof/>
            <w:webHidden/>
          </w:rPr>
          <w:fldChar w:fldCharType="begin"/>
        </w:r>
        <w:r>
          <w:rPr>
            <w:noProof/>
            <w:webHidden/>
          </w:rPr>
          <w:instrText xml:space="preserve"> PAGEREF _Toc126601314 \h </w:instrText>
        </w:r>
        <w:r>
          <w:rPr>
            <w:noProof/>
            <w:webHidden/>
          </w:rPr>
        </w:r>
        <w:r>
          <w:rPr>
            <w:noProof/>
            <w:webHidden/>
          </w:rPr>
          <w:fldChar w:fldCharType="separate"/>
        </w:r>
        <w:r>
          <w:rPr>
            <w:noProof/>
            <w:webHidden/>
          </w:rPr>
          <w:t>7</w:t>
        </w:r>
        <w:r>
          <w:rPr>
            <w:noProof/>
            <w:webHidden/>
          </w:rPr>
          <w:fldChar w:fldCharType="end"/>
        </w:r>
      </w:hyperlink>
    </w:p>
    <w:p w14:paraId="466458E7" w14:textId="2A834924" w:rsidR="00BF6BF0" w:rsidRDefault="00BF6BF0">
      <w:pPr>
        <w:pStyle w:val="TM2"/>
        <w:tabs>
          <w:tab w:val="left" w:pos="880"/>
          <w:tab w:val="right" w:leader="dot" w:pos="10456"/>
        </w:tabs>
        <w:rPr>
          <w:rFonts w:eastAsiaTheme="minorEastAsia"/>
          <w:noProof/>
          <w:lang w:eastAsia="fr-FR"/>
        </w:rPr>
      </w:pPr>
      <w:hyperlink w:anchor="_Toc126601315" w:history="1">
        <w:r w:rsidRPr="004E3EB7">
          <w:rPr>
            <w:rStyle w:val="Lienhypertexte"/>
            <w:noProof/>
          </w:rPr>
          <w:t>3.1</w:t>
        </w:r>
        <w:r>
          <w:rPr>
            <w:rFonts w:eastAsiaTheme="minorEastAsia"/>
            <w:noProof/>
            <w:lang w:eastAsia="fr-FR"/>
          </w:rPr>
          <w:tab/>
        </w:r>
        <w:r w:rsidRPr="004E3EB7">
          <w:rPr>
            <w:rStyle w:val="Lienhypertexte"/>
            <w:noProof/>
          </w:rPr>
          <w:t>Use Case</w:t>
        </w:r>
        <w:r>
          <w:rPr>
            <w:noProof/>
            <w:webHidden/>
          </w:rPr>
          <w:tab/>
        </w:r>
        <w:r>
          <w:rPr>
            <w:noProof/>
            <w:webHidden/>
          </w:rPr>
          <w:fldChar w:fldCharType="begin"/>
        </w:r>
        <w:r>
          <w:rPr>
            <w:noProof/>
            <w:webHidden/>
          </w:rPr>
          <w:instrText xml:space="preserve"> PAGEREF _Toc126601315 \h </w:instrText>
        </w:r>
        <w:r>
          <w:rPr>
            <w:noProof/>
            <w:webHidden/>
          </w:rPr>
        </w:r>
        <w:r>
          <w:rPr>
            <w:noProof/>
            <w:webHidden/>
          </w:rPr>
          <w:fldChar w:fldCharType="separate"/>
        </w:r>
        <w:r>
          <w:rPr>
            <w:noProof/>
            <w:webHidden/>
          </w:rPr>
          <w:t>7</w:t>
        </w:r>
        <w:r>
          <w:rPr>
            <w:noProof/>
            <w:webHidden/>
          </w:rPr>
          <w:fldChar w:fldCharType="end"/>
        </w:r>
      </w:hyperlink>
    </w:p>
    <w:p w14:paraId="12B3656C" w14:textId="0EF57ECF" w:rsidR="00BF6BF0" w:rsidRDefault="00BF6BF0">
      <w:pPr>
        <w:pStyle w:val="TM2"/>
        <w:tabs>
          <w:tab w:val="left" w:pos="880"/>
          <w:tab w:val="right" w:leader="dot" w:pos="10456"/>
        </w:tabs>
        <w:rPr>
          <w:rFonts w:eastAsiaTheme="minorEastAsia"/>
          <w:noProof/>
          <w:lang w:eastAsia="fr-FR"/>
        </w:rPr>
      </w:pPr>
      <w:hyperlink w:anchor="_Toc126601316" w:history="1">
        <w:r w:rsidRPr="004E3EB7">
          <w:rPr>
            <w:rStyle w:val="Lienhypertexte"/>
            <w:noProof/>
          </w:rPr>
          <w:t>3.2</w:t>
        </w:r>
        <w:r>
          <w:rPr>
            <w:rFonts w:eastAsiaTheme="minorEastAsia"/>
            <w:noProof/>
            <w:lang w:eastAsia="fr-FR"/>
          </w:rPr>
          <w:tab/>
        </w:r>
        <w:r w:rsidRPr="004E3EB7">
          <w:rPr>
            <w:rStyle w:val="Lienhypertexte"/>
            <w:noProof/>
          </w:rPr>
          <w:t>Profils utilisateurs</w:t>
        </w:r>
        <w:r>
          <w:rPr>
            <w:noProof/>
            <w:webHidden/>
          </w:rPr>
          <w:tab/>
        </w:r>
        <w:r>
          <w:rPr>
            <w:noProof/>
            <w:webHidden/>
          </w:rPr>
          <w:fldChar w:fldCharType="begin"/>
        </w:r>
        <w:r>
          <w:rPr>
            <w:noProof/>
            <w:webHidden/>
          </w:rPr>
          <w:instrText xml:space="preserve"> PAGEREF _Toc126601316 \h </w:instrText>
        </w:r>
        <w:r>
          <w:rPr>
            <w:noProof/>
            <w:webHidden/>
          </w:rPr>
        </w:r>
        <w:r>
          <w:rPr>
            <w:noProof/>
            <w:webHidden/>
          </w:rPr>
          <w:fldChar w:fldCharType="separate"/>
        </w:r>
        <w:r>
          <w:rPr>
            <w:noProof/>
            <w:webHidden/>
          </w:rPr>
          <w:t>7</w:t>
        </w:r>
        <w:r>
          <w:rPr>
            <w:noProof/>
            <w:webHidden/>
          </w:rPr>
          <w:fldChar w:fldCharType="end"/>
        </w:r>
      </w:hyperlink>
    </w:p>
    <w:p w14:paraId="07468900" w14:textId="541F83EE" w:rsidR="00BF6BF0" w:rsidRDefault="00BF6BF0">
      <w:pPr>
        <w:pStyle w:val="TM1"/>
        <w:rPr>
          <w:rFonts w:eastAsiaTheme="minorEastAsia"/>
          <w:noProof/>
          <w:lang w:eastAsia="fr-FR"/>
        </w:rPr>
      </w:pPr>
      <w:hyperlink w:anchor="_Toc126601317" w:history="1">
        <w:r w:rsidRPr="004E3EB7">
          <w:rPr>
            <w:rStyle w:val="Lienhypertexte"/>
            <w:noProof/>
          </w:rPr>
          <w:t>4</w:t>
        </w:r>
        <w:r>
          <w:rPr>
            <w:rFonts w:eastAsiaTheme="minorEastAsia"/>
            <w:noProof/>
            <w:lang w:eastAsia="fr-FR"/>
          </w:rPr>
          <w:tab/>
        </w:r>
        <w:r w:rsidRPr="004E3EB7">
          <w:rPr>
            <w:rStyle w:val="Lienhypertexte"/>
            <w:noProof/>
          </w:rPr>
          <w:t>Architecture d’application et technologie utilisée</w:t>
        </w:r>
        <w:r>
          <w:rPr>
            <w:noProof/>
            <w:webHidden/>
          </w:rPr>
          <w:tab/>
        </w:r>
        <w:r>
          <w:rPr>
            <w:noProof/>
            <w:webHidden/>
          </w:rPr>
          <w:fldChar w:fldCharType="begin"/>
        </w:r>
        <w:r>
          <w:rPr>
            <w:noProof/>
            <w:webHidden/>
          </w:rPr>
          <w:instrText xml:space="preserve"> PAGEREF _Toc126601317 \h </w:instrText>
        </w:r>
        <w:r>
          <w:rPr>
            <w:noProof/>
            <w:webHidden/>
          </w:rPr>
        </w:r>
        <w:r>
          <w:rPr>
            <w:noProof/>
            <w:webHidden/>
          </w:rPr>
          <w:fldChar w:fldCharType="separate"/>
        </w:r>
        <w:r>
          <w:rPr>
            <w:noProof/>
            <w:webHidden/>
          </w:rPr>
          <w:t>8</w:t>
        </w:r>
        <w:r>
          <w:rPr>
            <w:noProof/>
            <w:webHidden/>
          </w:rPr>
          <w:fldChar w:fldCharType="end"/>
        </w:r>
      </w:hyperlink>
    </w:p>
    <w:p w14:paraId="38027149" w14:textId="7EE7A223" w:rsidR="00BF6BF0" w:rsidRDefault="00BF6BF0">
      <w:pPr>
        <w:pStyle w:val="TM2"/>
        <w:tabs>
          <w:tab w:val="left" w:pos="880"/>
          <w:tab w:val="right" w:leader="dot" w:pos="10456"/>
        </w:tabs>
        <w:rPr>
          <w:rFonts w:eastAsiaTheme="minorEastAsia"/>
          <w:noProof/>
          <w:lang w:eastAsia="fr-FR"/>
        </w:rPr>
      </w:pPr>
      <w:hyperlink w:anchor="_Toc126601318" w:history="1">
        <w:r w:rsidRPr="004E3EB7">
          <w:rPr>
            <w:rStyle w:val="Lienhypertexte"/>
            <w:noProof/>
          </w:rPr>
          <w:t>4.1</w:t>
        </w:r>
        <w:r>
          <w:rPr>
            <w:rFonts w:eastAsiaTheme="minorEastAsia"/>
            <w:noProof/>
            <w:lang w:eastAsia="fr-FR"/>
          </w:rPr>
          <w:tab/>
        </w:r>
        <w:r w:rsidRPr="004E3EB7">
          <w:rPr>
            <w:rStyle w:val="Lienhypertexte"/>
            <w:noProof/>
          </w:rPr>
          <w:t>Front End</w:t>
        </w:r>
        <w:r>
          <w:rPr>
            <w:noProof/>
            <w:webHidden/>
          </w:rPr>
          <w:tab/>
        </w:r>
        <w:r>
          <w:rPr>
            <w:noProof/>
            <w:webHidden/>
          </w:rPr>
          <w:fldChar w:fldCharType="begin"/>
        </w:r>
        <w:r>
          <w:rPr>
            <w:noProof/>
            <w:webHidden/>
          </w:rPr>
          <w:instrText xml:space="preserve"> PAGEREF _Toc126601318 \h </w:instrText>
        </w:r>
        <w:r>
          <w:rPr>
            <w:noProof/>
            <w:webHidden/>
          </w:rPr>
        </w:r>
        <w:r>
          <w:rPr>
            <w:noProof/>
            <w:webHidden/>
          </w:rPr>
          <w:fldChar w:fldCharType="separate"/>
        </w:r>
        <w:r>
          <w:rPr>
            <w:noProof/>
            <w:webHidden/>
          </w:rPr>
          <w:t>9</w:t>
        </w:r>
        <w:r>
          <w:rPr>
            <w:noProof/>
            <w:webHidden/>
          </w:rPr>
          <w:fldChar w:fldCharType="end"/>
        </w:r>
      </w:hyperlink>
    </w:p>
    <w:p w14:paraId="50C0BE68" w14:textId="12B54769" w:rsidR="00BF6BF0" w:rsidRDefault="00BF6BF0">
      <w:pPr>
        <w:pStyle w:val="TM4"/>
        <w:tabs>
          <w:tab w:val="left" w:pos="1100"/>
          <w:tab w:val="right" w:leader="dot" w:pos="10456"/>
        </w:tabs>
        <w:rPr>
          <w:rFonts w:eastAsiaTheme="minorEastAsia"/>
          <w:noProof/>
          <w:lang w:eastAsia="fr-FR"/>
        </w:rPr>
      </w:pPr>
      <w:hyperlink w:anchor="_Toc126601319" w:history="1">
        <w:r w:rsidRPr="004E3EB7">
          <w:rPr>
            <w:rStyle w:val="Lienhypertexte"/>
            <w:rFonts w:ascii="Wingdings" w:hAnsi="Wingdings"/>
            <w:noProof/>
          </w:rPr>
          <w:t></w:t>
        </w:r>
        <w:r>
          <w:rPr>
            <w:rFonts w:eastAsiaTheme="minorEastAsia"/>
            <w:noProof/>
            <w:lang w:eastAsia="fr-FR"/>
          </w:rPr>
          <w:tab/>
        </w:r>
        <w:r w:rsidRPr="004E3EB7">
          <w:rPr>
            <w:rStyle w:val="Lienhypertexte"/>
            <w:noProof/>
          </w:rPr>
          <w:t>Composant</w:t>
        </w:r>
        <w:r>
          <w:rPr>
            <w:noProof/>
            <w:webHidden/>
          </w:rPr>
          <w:tab/>
        </w:r>
        <w:r>
          <w:rPr>
            <w:noProof/>
            <w:webHidden/>
          </w:rPr>
          <w:fldChar w:fldCharType="begin"/>
        </w:r>
        <w:r>
          <w:rPr>
            <w:noProof/>
            <w:webHidden/>
          </w:rPr>
          <w:instrText xml:space="preserve"> PAGEREF _Toc126601319 \h </w:instrText>
        </w:r>
        <w:r>
          <w:rPr>
            <w:noProof/>
            <w:webHidden/>
          </w:rPr>
        </w:r>
        <w:r>
          <w:rPr>
            <w:noProof/>
            <w:webHidden/>
          </w:rPr>
          <w:fldChar w:fldCharType="separate"/>
        </w:r>
        <w:r>
          <w:rPr>
            <w:noProof/>
            <w:webHidden/>
          </w:rPr>
          <w:t>9</w:t>
        </w:r>
        <w:r>
          <w:rPr>
            <w:noProof/>
            <w:webHidden/>
          </w:rPr>
          <w:fldChar w:fldCharType="end"/>
        </w:r>
      </w:hyperlink>
    </w:p>
    <w:p w14:paraId="0D55812A" w14:textId="432768BF" w:rsidR="00BF6BF0" w:rsidRDefault="00BF6BF0">
      <w:pPr>
        <w:pStyle w:val="TM4"/>
        <w:tabs>
          <w:tab w:val="left" w:pos="1100"/>
          <w:tab w:val="right" w:leader="dot" w:pos="10456"/>
        </w:tabs>
        <w:rPr>
          <w:rFonts w:eastAsiaTheme="minorEastAsia"/>
          <w:noProof/>
          <w:lang w:eastAsia="fr-FR"/>
        </w:rPr>
      </w:pPr>
      <w:hyperlink w:anchor="_Toc126601320" w:history="1">
        <w:r w:rsidRPr="004E3EB7">
          <w:rPr>
            <w:rStyle w:val="Lienhypertexte"/>
            <w:rFonts w:ascii="Wingdings" w:hAnsi="Wingdings"/>
            <w:noProof/>
          </w:rPr>
          <w:t></w:t>
        </w:r>
        <w:r>
          <w:rPr>
            <w:rFonts w:eastAsiaTheme="minorEastAsia"/>
            <w:noProof/>
            <w:lang w:eastAsia="fr-FR"/>
          </w:rPr>
          <w:tab/>
        </w:r>
        <w:r w:rsidRPr="004E3EB7">
          <w:rPr>
            <w:rStyle w:val="Lienhypertexte"/>
            <w:noProof/>
          </w:rPr>
          <w:t>UseState ou variable d’état</w:t>
        </w:r>
        <w:r>
          <w:rPr>
            <w:noProof/>
            <w:webHidden/>
          </w:rPr>
          <w:tab/>
        </w:r>
        <w:r>
          <w:rPr>
            <w:noProof/>
            <w:webHidden/>
          </w:rPr>
          <w:fldChar w:fldCharType="begin"/>
        </w:r>
        <w:r>
          <w:rPr>
            <w:noProof/>
            <w:webHidden/>
          </w:rPr>
          <w:instrText xml:space="preserve"> PAGEREF _Toc126601320 \h </w:instrText>
        </w:r>
        <w:r>
          <w:rPr>
            <w:noProof/>
            <w:webHidden/>
          </w:rPr>
        </w:r>
        <w:r>
          <w:rPr>
            <w:noProof/>
            <w:webHidden/>
          </w:rPr>
          <w:fldChar w:fldCharType="separate"/>
        </w:r>
        <w:r>
          <w:rPr>
            <w:noProof/>
            <w:webHidden/>
          </w:rPr>
          <w:t>9</w:t>
        </w:r>
        <w:r>
          <w:rPr>
            <w:noProof/>
            <w:webHidden/>
          </w:rPr>
          <w:fldChar w:fldCharType="end"/>
        </w:r>
      </w:hyperlink>
    </w:p>
    <w:p w14:paraId="2448D285" w14:textId="2D4EB285" w:rsidR="00BF6BF0" w:rsidRDefault="00BF6BF0">
      <w:pPr>
        <w:pStyle w:val="TM4"/>
        <w:tabs>
          <w:tab w:val="left" w:pos="1100"/>
          <w:tab w:val="right" w:leader="dot" w:pos="10456"/>
        </w:tabs>
        <w:rPr>
          <w:rFonts w:eastAsiaTheme="minorEastAsia"/>
          <w:noProof/>
          <w:lang w:eastAsia="fr-FR"/>
        </w:rPr>
      </w:pPr>
      <w:hyperlink w:anchor="_Toc126601321" w:history="1">
        <w:r w:rsidRPr="004E3EB7">
          <w:rPr>
            <w:rStyle w:val="Lienhypertexte"/>
            <w:rFonts w:ascii="Wingdings" w:hAnsi="Wingdings"/>
            <w:noProof/>
          </w:rPr>
          <w:t></w:t>
        </w:r>
        <w:r>
          <w:rPr>
            <w:rFonts w:eastAsiaTheme="minorEastAsia"/>
            <w:noProof/>
            <w:lang w:eastAsia="fr-FR"/>
          </w:rPr>
          <w:tab/>
        </w:r>
        <w:r w:rsidRPr="004E3EB7">
          <w:rPr>
            <w:rStyle w:val="Lienhypertexte"/>
            <w:noProof/>
          </w:rPr>
          <w:t>Dans notre application : mise en pratique</w:t>
        </w:r>
        <w:r>
          <w:rPr>
            <w:noProof/>
            <w:webHidden/>
          </w:rPr>
          <w:tab/>
        </w:r>
        <w:r>
          <w:rPr>
            <w:noProof/>
            <w:webHidden/>
          </w:rPr>
          <w:fldChar w:fldCharType="begin"/>
        </w:r>
        <w:r>
          <w:rPr>
            <w:noProof/>
            <w:webHidden/>
          </w:rPr>
          <w:instrText xml:space="preserve"> PAGEREF _Toc126601321 \h </w:instrText>
        </w:r>
        <w:r>
          <w:rPr>
            <w:noProof/>
            <w:webHidden/>
          </w:rPr>
        </w:r>
        <w:r>
          <w:rPr>
            <w:noProof/>
            <w:webHidden/>
          </w:rPr>
          <w:fldChar w:fldCharType="separate"/>
        </w:r>
        <w:r>
          <w:rPr>
            <w:noProof/>
            <w:webHidden/>
          </w:rPr>
          <w:t>11</w:t>
        </w:r>
        <w:r>
          <w:rPr>
            <w:noProof/>
            <w:webHidden/>
          </w:rPr>
          <w:fldChar w:fldCharType="end"/>
        </w:r>
      </w:hyperlink>
    </w:p>
    <w:p w14:paraId="18C0FCE1" w14:textId="5095F2C8" w:rsidR="00BF6BF0" w:rsidRDefault="00BF6BF0">
      <w:pPr>
        <w:pStyle w:val="TM2"/>
        <w:tabs>
          <w:tab w:val="left" w:pos="880"/>
          <w:tab w:val="right" w:leader="dot" w:pos="10456"/>
        </w:tabs>
        <w:rPr>
          <w:rFonts w:eastAsiaTheme="minorEastAsia"/>
          <w:noProof/>
          <w:lang w:eastAsia="fr-FR"/>
        </w:rPr>
      </w:pPr>
      <w:hyperlink w:anchor="_Toc126601322" w:history="1">
        <w:r w:rsidRPr="004E3EB7">
          <w:rPr>
            <w:rStyle w:val="Lienhypertexte"/>
            <w:noProof/>
          </w:rPr>
          <w:t>4.2</w:t>
        </w:r>
        <w:r>
          <w:rPr>
            <w:rFonts w:eastAsiaTheme="minorEastAsia"/>
            <w:noProof/>
            <w:lang w:eastAsia="fr-FR"/>
          </w:rPr>
          <w:tab/>
        </w:r>
        <w:r w:rsidRPr="004E3EB7">
          <w:rPr>
            <w:rStyle w:val="Lienhypertexte"/>
            <w:noProof/>
          </w:rPr>
          <w:t>Back End – structure à couches</w:t>
        </w:r>
        <w:r>
          <w:rPr>
            <w:noProof/>
            <w:webHidden/>
          </w:rPr>
          <w:tab/>
        </w:r>
        <w:r>
          <w:rPr>
            <w:noProof/>
            <w:webHidden/>
          </w:rPr>
          <w:fldChar w:fldCharType="begin"/>
        </w:r>
        <w:r>
          <w:rPr>
            <w:noProof/>
            <w:webHidden/>
          </w:rPr>
          <w:instrText xml:space="preserve"> PAGEREF _Toc126601322 \h </w:instrText>
        </w:r>
        <w:r>
          <w:rPr>
            <w:noProof/>
            <w:webHidden/>
          </w:rPr>
        </w:r>
        <w:r>
          <w:rPr>
            <w:noProof/>
            <w:webHidden/>
          </w:rPr>
          <w:fldChar w:fldCharType="separate"/>
        </w:r>
        <w:r>
          <w:rPr>
            <w:noProof/>
            <w:webHidden/>
          </w:rPr>
          <w:t>12</w:t>
        </w:r>
        <w:r>
          <w:rPr>
            <w:noProof/>
            <w:webHidden/>
          </w:rPr>
          <w:fldChar w:fldCharType="end"/>
        </w:r>
      </w:hyperlink>
    </w:p>
    <w:p w14:paraId="3EB1FEEF" w14:textId="24FA610B" w:rsidR="00BF6BF0" w:rsidRDefault="00BF6BF0">
      <w:pPr>
        <w:pStyle w:val="TM4"/>
        <w:tabs>
          <w:tab w:val="left" w:pos="1100"/>
          <w:tab w:val="right" w:leader="dot" w:pos="10456"/>
        </w:tabs>
        <w:rPr>
          <w:rFonts w:eastAsiaTheme="minorEastAsia"/>
          <w:noProof/>
          <w:lang w:eastAsia="fr-FR"/>
        </w:rPr>
      </w:pPr>
      <w:hyperlink w:anchor="_Toc126601323" w:history="1">
        <w:r w:rsidRPr="004E3EB7">
          <w:rPr>
            <w:rStyle w:val="Lienhypertexte"/>
            <w:rFonts w:ascii="Wingdings" w:hAnsi="Wingdings"/>
            <w:noProof/>
          </w:rPr>
          <w:t></w:t>
        </w:r>
        <w:r>
          <w:rPr>
            <w:rFonts w:eastAsiaTheme="minorEastAsia"/>
            <w:noProof/>
            <w:lang w:eastAsia="fr-FR"/>
          </w:rPr>
          <w:tab/>
        </w:r>
        <w:r w:rsidRPr="004E3EB7">
          <w:rPr>
            <w:rStyle w:val="Lienhypertexte"/>
            <w:noProof/>
          </w:rPr>
          <w:t>Fichier «controller»</w:t>
        </w:r>
        <w:r>
          <w:rPr>
            <w:noProof/>
            <w:webHidden/>
          </w:rPr>
          <w:tab/>
        </w:r>
        <w:r>
          <w:rPr>
            <w:noProof/>
            <w:webHidden/>
          </w:rPr>
          <w:fldChar w:fldCharType="begin"/>
        </w:r>
        <w:r>
          <w:rPr>
            <w:noProof/>
            <w:webHidden/>
          </w:rPr>
          <w:instrText xml:space="preserve"> PAGEREF _Toc126601323 \h </w:instrText>
        </w:r>
        <w:r>
          <w:rPr>
            <w:noProof/>
            <w:webHidden/>
          </w:rPr>
        </w:r>
        <w:r>
          <w:rPr>
            <w:noProof/>
            <w:webHidden/>
          </w:rPr>
          <w:fldChar w:fldCharType="separate"/>
        </w:r>
        <w:r>
          <w:rPr>
            <w:noProof/>
            <w:webHidden/>
          </w:rPr>
          <w:t>12</w:t>
        </w:r>
        <w:r>
          <w:rPr>
            <w:noProof/>
            <w:webHidden/>
          </w:rPr>
          <w:fldChar w:fldCharType="end"/>
        </w:r>
      </w:hyperlink>
    </w:p>
    <w:p w14:paraId="4D8DDD55" w14:textId="1F2C091D" w:rsidR="00BF6BF0" w:rsidRDefault="00BF6BF0">
      <w:pPr>
        <w:pStyle w:val="TM4"/>
        <w:tabs>
          <w:tab w:val="left" w:pos="1100"/>
          <w:tab w:val="right" w:leader="dot" w:pos="10456"/>
        </w:tabs>
        <w:rPr>
          <w:rFonts w:eastAsiaTheme="minorEastAsia"/>
          <w:noProof/>
          <w:lang w:eastAsia="fr-FR"/>
        </w:rPr>
      </w:pPr>
      <w:hyperlink w:anchor="_Toc126601324" w:history="1">
        <w:r w:rsidRPr="004E3EB7">
          <w:rPr>
            <w:rStyle w:val="Lienhypertexte"/>
            <w:rFonts w:ascii="Wingdings" w:hAnsi="Wingdings"/>
            <w:noProof/>
          </w:rPr>
          <w:t></w:t>
        </w:r>
        <w:r>
          <w:rPr>
            <w:rFonts w:eastAsiaTheme="minorEastAsia"/>
            <w:noProof/>
            <w:lang w:eastAsia="fr-FR"/>
          </w:rPr>
          <w:tab/>
        </w:r>
        <w:r w:rsidRPr="004E3EB7">
          <w:rPr>
            <w:rStyle w:val="Lienhypertexte"/>
            <w:noProof/>
          </w:rPr>
          <w:t>Couche «services»</w:t>
        </w:r>
        <w:r>
          <w:rPr>
            <w:noProof/>
            <w:webHidden/>
          </w:rPr>
          <w:tab/>
        </w:r>
        <w:r>
          <w:rPr>
            <w:noProof/>
            <w:webHidden/>
          </w:rPr>
          <w:fldChar w:fldCharType="begin"/>
        </w:r>
        <w:r>
          <w:rPr>
            <w:noProof/>
            <w:webHidden/>
          </w:rPr>
          <w:instrText xml:space="preserve"> PAGEREF _Toc126601324 \h </w:instrText>
        </w:r>
        <w:r>
          <w:rPr>
            <w:noProof/>
            <w:webHidden/>
          </w:rPr>
        </w:r>
        <w:r>
          <w:rPr>
            <w:noProof/>
            <w:webHidden/>
          </w:rPr>
          <w:fldChar w:fldCharType="separate"/>
        </w:r>
        <w:r>
          <w:rPr>
            <w:noProof/>
            <w:webHidden/>
          </w:rPr>
          <w:t>12</w:t>
        </w:r>
        <w:r>
          <w:rPr>
            <w:noProof/>
            <w:webHidden/>
          </w:rPr>
          <w:fldChar w:fldCharType="end"/>
        </w:r>
      </w:hyperlink>
    </w:p>
    <w:p w14:paraId="5670DCCB" w14:textId="7572F55B" w:rsidR="00BF6BF0" w:rsidRDefault="00BF6BF0">
      <w:pPr>
        <w:pStyle w:val="TM4"/>
        <w:tabs>
          <w:tab w:val="left" w:pos="1100"/>
          <w:tab w:val="right" w:leader="dot" w:pos="10456"/>
        </w:tabs>
        <w:rPr>
          <w:rFonts w:eastAsiaTheme="minorEastAsia"/>
          <w:noProof/>
          <w:lang w:eastAsia="fr-FR"/>
        </w:rPr>
      </w:pPr>
      <w:hyperlink w:anchor="_Toc126601325" w:history="1">
        <w:r w:rsidRPr="004E3EB7">
          <w:rPr>
            <w:rStyle w:val="Lienhypertexte"/>
            <w:rFonts w:ascii="Wingdings" w:hAnsi="Wingdings"/>
            <w:noProof/>
          </w:rPr>
          <w:t></w:t>
        </w:r>
        <w:r>
          <w:rPr>
            <w:rFonts w:eastAsiaTheme="minorEastAsia"/>
            <w:noProof/>
            <w:lang w:eastAsia="fr-FR"/>
          </w:rPr>
          <w:tab/>
        </w:r>
        <w:r w:rsidRPr="004E3EB7">
          <w:rPr>
            <w:rStyle w:val="Lienhypertexte"/>
            <w:noProof/>
          </w:rPr>
          <w:t>Couche «persistance»</w:t>
        </w:r>
        <w:r>
          <w:rPr>
            <w:noProof/>
            <w:webHidden/>
          </w:rPr>
          <w:tab/>
        </w:r>
        <w:r>
          <w:rPr>
            <w:noProof/>
            <w:webHidden/>
          </w:rPr>
          <w:fldChar w:fldCharType="begin"/>
        </w:r>
        <w:r>
          <w:rPr>
            <w:noProof/>
            <w:webHidden/>
          </w:rPr>
          <w:instrText xml:space="preserve"> PAGEREF _Toc126601325 \h </w:instrText>
        </w:r>
        <w:r>
          <w:rPr>
            <w:noProof/>
            <w:webHidden/>
          </w:rPr>
        </w:r>
        <w:r>
          <w:rPr>
            <w:noProof/>
            <w:webHidden/>
          </w:rPr>
          <w:fldChar w:fldCharType="separate"/>
        </w:r>
        <w:r>
          <w:rPr>
            <w:noProof/>
            <w:webHidden/>
          </w:rPr>
          <w:t>12</w:t>
        </w:r>
        <w:r>
          <w:rPr>
            <w:noProof/>
            <w:webHidden/>
          </w:rPr>
          <w:fldChar w:fldCharType="end"/>
        </w:r>
      </w:hyperlink>
    </w:p>
    <w:p w14:paraId="42D34C8F" w14:textId="5064B57F" w:rsidR="00BF6BF0" w:rsidRDefault="00BF6BF0">
      <w:pPr>
        <w:pStyle w:val="TM4"/>
        <w:tabs>
          <w:tab w:val="left" w:pos="1100"/>
          <w:tab w:val="right" w:leader="dot" w:pos="10456"/>
        </w:tabs>
        <w:rPr>
          <w:rFonts w:eastAsiaTheme="minorEastAsia"/>
          <w:noProof/>
          <w:lang w:eastAsia="fr-FR"/>
        </w:rPr>
      </w:pPr>
      <w:hyperlink w:anchor="_Toc126601326" w:history="1">
        <w:r w:rsidRPr="004E3EB7">
          <w:rPr>
            <w:rStyle w:val="Lienhypertexte"/>
            <w:rFonts w:ascii="Wingdings" w:hAnsi="Wingdings"/>
            <w:noProof/>
          </w:rPr>
          <w:t></w:t>
        </w:r>
        <w:r>
          <w:rPr>
            <w:rFonts w:eastAsiaTheme="minorEastAsia"/>
            <w:noProof/>
            <w:lang w:eastAsia="fr-FR"/>
          </w:rPr>
          <w:tab/>
        </w:r>
        <w:r w:rsidRPr="004E3EB7">
          <w:rPr>
            <w:rStyle w:val="Lienhypertexte"/>
            <w:noProof/>
          </w:rPr>
          <w:t>Base de données</w:t>
        </w:r>
        <w:r>
          <w:rPr>
            <w:noProof/>
            <w:webHidden/>
          </w:rPr>
          <w:tab/>
        </w:r>
        <w:r>
          <w:rPr>
            <w:noProof/>
            <w:webHidden/>
          </w:rPr>
          <w:fldChar w:fldCharType="begin"/>
        </w:r>
        <w:r>
          <w:rPr>
            <w:noProof/>
            <w:webHidden/>
          </w:rPr>
          <w:instrText xml:space="preserve"> PAGEREF _Toc126601326 \h </w:instrText>
        </w:r>
        <w:r>
          <w:rPr>
            <w:noProof/>
            <w:webHidden/>
          </w:rPr>
        </w:r>
        <w:r>
          <w:rPr>
            <w:noProof/>
            <w:webHidden/>
          </w:rPr>
          <w:fldChar w:fldCharType="separate"/>
        </w:r>
        <w:r>
          <w:rPr>
            <w:noProof/>
            <w:webHidden/>
          </w:rPr>
          <w:t>13</w:t>
        </w:r>
        <w:r>
          <w:rPr>
            <w:noProof/>
            <w:webHidden/>
          </w:rPr>
          <w:fldChar w:fldCharType="end"/>
        </w:r>
      </w:hyperlink>
    </w:p>
    <w:p w14:paraId="3F2CEA9B" w14:textId="33569531" w:rsidR="00BF6BF0" w:rsidRDefault="00BF6BF0">
      <w:pPr>
        <w:pStyle w:val="TM4"/>
        <w:tabs>
          <w:tab w:val="left" w:pos="1100"/>
          <w:tab w:val="right" w:leader="dot" w:pos="10456"/>
        </w:tabs>
        <w:rPr>
          <w:rFonts w:eastAsiaTheme="minorEastAsia"/>
          <w:noProof/>
          <w:lang w:eastAsia="fr-FR"/>
        </w:rPr>
      </w:pPr>
      <w:hyperlink w:anchor="_Toc126601327" w:history="1">
        <w:r w:rsidRPr="004E3EB7">
          <w:rPr>
            <w:rStyle w:val="Lienhypertexte"/>
            <w:rFonts w:ascii="Wingdings" w:hAnsi="Wingdings"/>
            <w:noProof/>
          </w:rPr>
          <w:t></w:t>
        </w:r>
        <w:r>
          <w:rPr>
            <w:rFonts w:eastAsiaTheme="minorEastAsia"/>
            <w:noProof/>
            <w:lang w:eastAsia="fr-FR"/>
          </w:rPr>
          <w:tab/>
        </w:r>
        <w:r w:rsidRPr="004E3EB7">
          <w:rPr>
            <w:rStyle w:val="Lienhypertexte"/>
            <w:noProof/>
          </w:rPr>
          <w:t>En conclusion</w:t>
        </w:r>
        <w:r>
          <w:rPr>
            <w:noProof/>
            <w:webHidden/>
          </w:rPr>
          <w:tab/>
        </w:r>
        <w:r>
          <w:rPr>
            <w:noProof/>
            <w:webHidden/>
          </w:rPr>
          <w:fldChar w:fldCharType="begin"/>
        </w:r>
        <w:r>
          <w:rPr>
            <w:noProof/>
            <w:webHidden/>
          </w:rPr>
          <w:instrText xml:space="preserve"> PAGEREF _Toc126601327 \h </w:instrText>
        </w:r>
        <w:r>
          <w:rPr>
            <w:noProof/>
            <w:webHidden/>
          </w:rPr>
        </w:r>
        <w:r>
          <w:rPr>
            <w:noProof/>
            <w:webHidden/>
          </w:rPr>
          <w:fldChar w:fldCharType="separate"/>
        </w:r>
        <w:r>
          <w:rPr>
            <w:noProof/>
            <w:webHidden/>
          </w:rPr>
          <w:t>13</w:t>
        </w:r>
        <w:r>
          <w:rPr>
            <w:noProof/>
            <w:webHidden/>
          </w:rPr>
          <w:fldChar w:fldCharType="end"/>
        </w:r>
      </w:hyperlink>
    </w:p>
    <w:p w14:paraId="39312249" w14:textId="0FB4AEBF" w:rsidR="00BF6BF0" w:rsidRDefault="00BF6BF0">
      <w:pPr>
        <w:pStyle w:val="TM2"/>
        <w:tabs>
          <w:tab w:val="left" w:pos="880"/>
          <w:tab w:val="right" w:leader="dot" w:pos="10456"/>
        </w:tabs>
        <w:rPr>
          <w:rFonts w:eastAsiaTheme="minorEastAsia"/>
          <w:noProof/>
          <w:lang w:eastAsia="fr-FR"/>
        </w:rPr>
      </w:pPr>
      <w:hyperlink w:anchor="_Toc126601328" w:history="1">
        <w:r w:rsidRPr="004E3EB7">
          <w:rPr>
            <w:rStyle w:val="Lienhypertexte"/>
            <w:noProof/>
          </w:rPr>
          <w:t>4.3</w:t>
        </w:r>
        <w:r>
          <w:rPr>
            <w:rFonts w:eastAsiaTheme="minorEastAsia"/>
            <w:noProof/>
            <w:lang w:eastAsia="fr-FR"/>
          </w:rPr>
          <w:tab/>
        </w:r>
        <w:r w:rsidRPr="004E3EB7">
          <w:rPr>
            <w:rStyle w:val="Lienhypertexte"/>
            <w:noProof/>
          </w:rPr>
          <w:t>Base de données</w:t>
        </w:r>
        <w:r>
          <w:rPr>
            <w:noProof/>
            <w:webHidden/>
          </w:rPr>
          <w:tab/>
        </w:r>
        <w:r>
          <w:rPr>
            <w:noProof/>
            <w:webHidden/>
          </w:rPr>
          <w:fldChar w:fldCharType="begin"/>
        </w:r>
        <w:r>
          <w:rPr>
            <w:noProof/>
            <w:webHidden/>
          </w:rPr>
          <w:instrText xml:space="preserve"> PAGEREF _Toc126601328 \h </w:instrText>
        </w:r>
        <w:r>
          <w:rPr>
            <w:noProof/>
            <w:webHidden/>
          </w:rPr>
        </w:r>
        <w:r>
          <w:rPr>
            <w:noProof/>
            <w:webHidden/>
          </w:rPr>
          <w:fldChar w:fldCharType="separate"/>
        </w:r>
        <w:r>
          <w:rPr>
            <w:noProof/>
            <w:webHidden/>
          </w:rPr>
          <w:t>13</w:t>
        </w:r>
        <w:r>
          <w:rPr>
            <w:noProof/>
            <w:webHidden/>
          </w:rPr>
          <w:fldChar w:fldCharType="end"/>
        </w:r>
      </w:hyperlink>
    </w:p>
    <w:p w14:paraId="2CFD2C87" w14:textId="556675E4" w:rsidR="00BF6BF0" w:rsidRDefault="00BF6BF0">
      <w:pPr>
        <w:pStyle w:val="TM4"/>
        <w:tabs>
          <w:tab w:val="left" w:pos="1100"/>
          <w:tab w:val="right" w:leader="dot" w:pos="10456"/>
        </w:tabs>
        <w:rPr>
          <w:rFonts w:eastAsiaTheme="minorEastAsia"/>
          <w:noProof/>
          <w:lang w:eastAsia="fr-FR"/>
        </w:rPr>
      </w:pPr>
      <w:hyperlink w:anchor="_Toc126601329" w:history="1">
        <w:r w:rsidRPr="004E3EB7">
          <w:rPr>
            <w:rStyle w:val="Lienhypertexte"/>
            <w:rFonts w:ascii="Wingdings" w:hAnsi="Wingdings"/>
            <w:noProof/>
          </w:rPr>
          <w:t></w:t>
        </w:r>
        <w:r>
          <w:rPr>
            <w:rFonts w:eastAsiaTheme="minorEastAsia"/>
            <w:noProof/>
            <w:lang w:eastAsia="fr-FR"/>
          </w:rPr>
          <w:tab/>
        </w:r>
        <w:r w:rsidRPr="004E3EB7">
          <w:rPr>
            <w:rStyle w:val="Lienhypertexte"/>
            <w:noProof/>
          </w:rPr>
          <w:t>Utilisateurs - Habilitations</w:t>
        </w:r>
        <w:r>
          <w:rPr>
            <w:noProof/>
            <w:webHidden/>
          </w:rPr>
          <w:tab/>
        </w:r>
        <w:r>
          <w:rPr>
            <w:noProof/>
            <w:webHidden/>
          </w:rPr>
          <w:fldChar w:fldCharType="begin"/>
        </w:r>
        <w:r>
          <w:rPr>
            <w:noProof/>
            <w:webHidden/>
          </w:rPr>
          <w:instrText xml:space="preserve"> PAGEREF _Toc126601329 \h </w:instrText>
        </w:r>
        <w:r>
          <w:rPr>
            <w:noProof/>
            <w:webHidden/>
          </w:rPr>
        </w:r>
        <w:r>
          <w:rPr>
            <w:noProof/>
            <w:webHidden/>
          </w:rPr>
          <w:fldChar w:fldCharType="separate"/>
        </w:r>
        <w:r>
          <w:rPr>
            <w:noProof/>
            <w:webHidden/>
          </w:rPr>
          <w:t>14</w:t>
        </w:r>
        <w:r>
          <w:rPr>
            <w:noProof/>
            <w:webHidden/>
          </w:rPr>
          <w:fldChar w:fldCharType="end"/>
        </w:r>
      </w:hyperlink>
    </w:p>
    <w:p w14:paraId="07A20100" w14:textId="6059DE95" w:rsidR="00BF6BF0" w:rsidRDefault="00BF6BF0">
      <w:pPr>
        <w:pStyle w:val="TM4"/>
        <w:tabs>
          <w:tab w:val="left" w:pos="1100"/>
          <w:tab w:val="right" w:leader="dot" w:pos="10456"/>
        </w:tabs>
        <w:rPr>
          <w:rFonts w:eastAsiaTheme="minorEastAsia"/>
          <w:noProof/>
          <w:lang w:eastAsia="fr-FR"/>
        </w:rPr>
      </w:pPr>
      <w:hyperlink w:anchor="_Toc126601330" w:history="1">
        <w:r w:rsidRPr="004E3EB7">
          <w:rPr>
            <w:rStyle w:val="Lienhypertexte"/>
            <w:rFonts w:ascii="Wingdings" w:hAnsi="Wingdings"/>
            <w:noProof/>
          </w:rPr>
          <w:t></w:t>
        </w:r>
        <w:r>
          <w:rPr>
            <w:rFonts w:eastAsiaTheme="minorEastAsia"/>
            <w:noProof/>
            <w:lang w:eastAsia="fr-FR"/>
          </w:rPr>
          <w:tab/>
        </w:r>
        <w:r w:rsidRPr="004E3EB7">
          <w:rPr>
            <w:rStyle w:val="Lienhypertexte"/>
            <w:noProof/>
          </w:rPr>
          <w:t>Prestataires - Types d’incidents</w:t>
        </w:r>
        <w:r>
          <w:rPr>
            <w:noProof/>
            <w:webHidden/>
          </w:rPr>
          <w:tab/>
        </w:r>
        <w:r>
          <w:rPr>
            <w:noProof/>
            <w:webHidden/>
          </w:rPr>
          <w:fldChar w:fldCharType="begin"/>
        </w:r>
        <w:r>
          <w:rPr>
            <w:noProof/>
            <w:webHidden/>
          </w:rPr>
          <w:instrText xml:space="preserve"> PAGEREF _Toc126601330 \h </w:instrText>
        </w:r>
        <w:r>
          <w:rPr>
            <w:noProof/>
            <w:webHidden/>
          </w:rPr>
        </w:r>
        <w:r>
          <w:rPr>
            <w:noProof/>
            <w:webHidden/>
          </w:rPr>
          <w:fldChar w:fldCharType="separate"/>
        </w:r>
        <w:r>
          <w:rPr>
            <w:noProof/>
            <w:webHidden/>
          </w:rPr>
          <w:t>15</w:t>
        </w:r>
        <w:r>
          <w:rPr>
            <w:noProof/>
            <w:webHidden/>
          </w:rPr>
          <w:fldChar w:fldCharType="end"/>
        </w:r>
      </w:hyperlink>
    </w:p>
    <w:p w14:paraId="6D0D1B30" w14:textId="1906F6C1" w:rsidR="00BF6BF0" w:rsidRDefault="00BF6BF0">
      <w:pPr>
        <w:pStyle w:val="TM4"/>
        <w:tabs>
          <w:tab w:val="left" w:pos="1100"/>
          <w:tab w:val="right" w:leader="dot" w:pos="10456"/>
        </w:tabs>
        <w:rPr>
          <w:rFonts w:eastAsiaTheme="minorEastAsia"/>
          <w:noProof/>
          <w:lang w:eastAsia="fr-FR"/>
        </w:rPr>
      </w:pPr>
      <w:hyperlink w:anchor="_Toc126601331" w:history="1">
        <w:r w:rsidRPr="004E3EB7">
          <w:rPr>
            <w:rStyle w:val="Lienhypertexte"/>
            <w:rFonts w:ascii="Wingdings" w:hAnsi="Wingdings"/>
            <w:noProof/>
          </w:rPr>
          <w:t></w:t>
        </w:r>
        <w:r>
          <w:rPr>
            <w:rFonts w:eastAsiaTheme="minorEastAsia"/>
            <w:noProof/>
            <w:lang w:eastAsia="fr-FR"/>
          </w:rPr>
          <w:tab/>
        </w:r>
        <w:r w:rsidRPr="004E3EB7">
          <w:rPr>
            <w:rStyle w:val="Lienhypertexte"/>
            <w:noProof/>
          </w:rPr>
          <w:t>Emplacements – Types d’emplacements</w:t>
        </w:r>
        <w:r>
          <w:rPr>
            <w:noProof/>
            <w:webHidden/>
          </w:rPr>
          <w:tab/>
        </w:r>
        <w:r>
          <w:rPr>
            <w:noProof/>
            <w:webHidden/>
          </w:rPr>
          <w:fldChar w:fldCharType="begin"/>
        </w:r>
        <w:r>
          <w:rPr>
            <w:noProof/>
            <w:webHidden/>
          </w:rPr>
          <w:instrText xml:space="preserve"> PAGEREF _Toc126601331 \h </w:instrText>
        </w:r>
        <w:r>
          <w:rPr>
            <w:noProof/>
            <w:webHidden/>
          </w:rPr>
        </w:r>
        <w:r>
          <w:rPr>
            <w:noProof/>
            <w:webHidden/>
          </w:rPr>
          <w:fldChar w:fldCharType="separate"/>
        </w:r>
        <w:r>
          <w:rPr>
            <w:noProof/>
            <w:webHidden/>
          </w:rPr>
          <w:t>15</w:t>
        </w:r>
        <w:r>
          <w:rPr>
            <w:noProof/>
            <w:webHidden/>
          </w:rPr>
          <w:fldChar w:fldCharType="end"/>
        </w:r>
      </w:hyperlink>
    </w:p>
    <w:p w14:paraId="2AD8F780" w14:textId="3941DA0E" w:rsidR="00BF6BF0" w:rsidRDefault="00BF6BF0">
      <w:pPr>
        <w:pStyle w:val="TM4"/>
        <w:tabs>
          <w:tab w:val="left" w:pos="1100"/>
          <w:tab w:val="right" w:leader="dot" w:pos="10456"/>
        </w:tabs>
        <w:rPr>
          <w:rFonts w:eastAsiaTheme="minorEastAsia"/>
          <w:noProof/>
          <w:lang w:eastAsia="fr-FR"/>
        </w:rPr>
      </w:pPr>
      <w:hyperlink w:anchor="_Toc126601332" w:history="1">
        <w:r w:rsidRPr="004E3EB7">
          <w:rPr>
            <w:rStyle w:val="Lienhypertexte"/>
            <w:rFonts w:ascii="Wingdings" w:hAnsi="Wingdings"/>
            <w:noProof/>
          </w:rPr>
          <w:t></w:t>
        </w:r>
        <w:r>
          <w:rPr>
            <w:rFonts w:eastAsiaTheme="minorEastAsia"/>
            <w:noProof/>
            <w:lang w:eastAsia="fr-FR"/>
          </w:rPr>
          <w:tab/>
        </w:r>
        <w:r w:rsidRPr="004E3EB7">
          <w:rPr>
            <w:rStyle w:val="Lienhypertexte"/>
            <w:noProof/>
          </w:rPr>
          <w:t>Incidents</w:t>
        </w:r>
        <w:r>
          <w:rPr>
            <w:noProof/>
            <w:webHidden/>
          </w:rPr>
          <w:tab/>
        </w:r>
        <w:r>
          <w:rPr>
            <w:noProof/>
            <w:webHidden/>
          </w:rPr>
          <w:fldChar w:fldCharType="begin"/>
        </w:r>
        <w:r>
          <w:rPr>
            <w:noProof/>
            <w:webHidden/>
          </w:rPr>
          <w:instrText xml:space="preserve"> PAGEREF _Toc126601332 \h </w:instrText>
        </w:r>
        <w:r>
          <w:rPr>
            <w:noProof/>
            <w:webHidden/>
          </w:rPr>
        </w:r>
        <w:r>
          <w:rPr>
            <w:noProof/>
            <w:webHidden/>
          </w:rPr>
          <w:fldChar w:fldCharType="separate"/>
        </w:r>
        <w:r>
          <w:rPr>
            <w:noProof/>
            <w:webHidden/>
          </w:rPr>
          <w:t>16</w:t>
        </w:r>
        <w:r>
          <w:rPr>
            <w:noProof/>
            <w:webHidden/>
          </w:rPr>
          <w:fldChar w:fldCharType="end"/>
        </w:r>
      </w:hyperlink>
    </w:p>
    <w:p w14:paraId="609BB51A" w14:textId="75EC9FF1" w:rsidR="00BF6BF0" w:rsidRDefault="00BF6BF0">
      <w:pPr>
        <w:pStyle w:val="TM4"/>
        <w:tabs>
          <w:tab w:val="left" w:pos="1100"/>
          <w:tab w:val="right" w:leader="dot" w:pos="10456"/>
        </w:tabs>
        <w:rPr>
          <w:rFonts w:eastAsiaTheme="minorEastAsia"/>
          <w:noProof/>
          <w:lang w:eastAsia="fr-FR"/>
        </w:rPr>
      </w:pPr>
      <w:hyperlink w:anchor="_Toc126601334" w:history="1">
        <w:r w:rsidRPr="004E3EB7">
          <w:rPr>
            <w:rStyle w:val="Lienhypertexte"/>
            <w:rFonts w:ascii="Wingdings" w:hAnsi="Wingdings"/>
            <w:noProof/>
          </w:rPr>
          <w:t></w:t>
        </w:r>
        <w:r>
          <w:rPr>
            <w:rFonts w:eastAsiaTheme="minorEastAsia"/>
            <w:noProof/>
            <w:lang w:eastAsia="fr-FR"/>
          </w:rPr>
          <w:tab/>
        </w:r>
        <w:r w:rsidRPr="004E3EB7">
          <w:rPr>
            <w:rStyle w:val="Lienhypertexte"/>
            <w:noProof/>
          </w:rPr>
          <w:t>Journaux</w:t>
        </w:r>
        <w:r>
          <w:rPr>
            <w:noProof/>
            <w:webHidden/>
          </w:rPr>
          <w:tab/>
        </w:r>
        <w:r>
          <w:rPr>
            <w:noProof/>
            <w:webHidden/>
          </w:rPr>
          <w:fldChar w:fldCharType="begin"/>
        </w:r>
        <w:r>
          <w:rPr>
            <w:noProof/>
            <w:webHidden/>
          </w:rPr>
          <w:instrText xml:space="preserve"> PAGEREF _Toc126601334 \h </w:instrText>
        </w:r>
        <w:r>
          <w:rPr>
            <w:noProof/>
            <w:webHidden/>
          </w:rPr>
        </w:r>
        <w:r>
          <w:rPr>
            <w:noProof/>
            <w:webHidden/>
          </w:rPr>
          <w:fldChar w:fldCharType="separate"/>
        </w:r>
        <w:r>
          <w:rPr>
            <w:noProof/>
            <w:webHidden/>
          </w:rPr>
          <w:t>17</w:t>
        </w:r>
        <w:r>
          <w:rPr>
            <w:noProof/>
            <w:webHidden/>
          </w:rPr>
          <w:fldChar w:fldCharType="end"/>
        </w:r>
      </w:hyperlink>
    </w:p>
    <w:p w14:paraId="507F8AD9" w14:textId="22FA485E" w:rsidR="00BF6BF0" w:rsidRDefault="00BF6BF0">
      <w:pPr>
        <w:pStyle w:val="TM1"/>
        <w:rPr>
          <w:rFonts w:eastAsiaTheme="minorEastAsia"/>
          <w:noProof/>
          <w:lang w:eastAsia="fr-FR"/>
        </w:rPr>
      </w:pPr>
      <w:hyperlink w:anchor="_Toc126601335" w:history="1">
        <w:r w:rsidRPr="004E3EB7">
          <w:rPr>
            <w:rStyle w:val="Lienhypertexte"/>
            <w:noProof/>
          </w:rPr>
          <w:t>5</w:t>
        </w:r>
        <w:r>
          <w:rPr>
            <w:rFonts w:eastAsiaTheme="minorEastAsia"/>
            <w:noProof/>
            <w:lang w:eastAsia="fr-FR"/>
          </w:rPr>
          <w:tab/>
        </w:r>
        <w:r w:rsidRPr="004E3EB7">
          <w:rPr>
            <w:rStyle w:val="Lienhypertexte"/>
            <w:noProof/>
          </w:rPr>
          <w:t>Cinématiques utilisateur et écrans principaux</w:t>
        </w:r>
        <w:r>
          <w:rPr>
            <w:noProof/>
            <w:webHidden/>
          </w:rPr>
          <w:tab/>
        </w:r>
        <w:r>
          <w:rPr>
            <w:noProof/>
            <w:webHidden/>
          </w:rPr>
          <w:fldChar w:fldCharType="begin"/>
        </w:r>
        <w:r>
          <w:rPr>
            <w:noProof/>
            <w:webHidden/>
          </w:rPr>
          <w:instrText xml:space="preserve"> PAGEREF _Toc126601335 \h </w:instrText>
        </w:r>
        <w:r>
          <w:rPr>
            <w:noProof/>
            <w:webHidden/>
          </w:rPr>
        </w:r>
        <w:r>
          <w:rPr>
            <w:noProof/>
            <w:webHidden/>
          </w:rPr>
          <w:fldChar w:fldCharType="separate"/>
        </w:r>
        <w:r>
          <w:rPr>
            <w:noProof/>
            <w:webHidden/>
          </w:rPr>
          <w:t>18</w:t>
        </w:r>
        <w:r>
          <w:rPr>
            <w:noProof/>
            <w:webHidden/>
          </w:rPr>
          <w:fldChar w:fldCharType="end"/>
        </w:r>
      </w:hyperlink>
    </w:p>
    <w:p w14:paraId="47FE8FF5" w14:textId="4680293B" w:rsidR="00BF6BF0" w:rsidRDefault="00BF6BF0">
      <w:pPr>
        <w:pStyle w:val="TM2"/>
        <w:tabs>
          <w:tab w:val="left" w:pos="880"/>
          <w:tab w:val="right" w:leader="dot" w:pos="10456"/>
        </w:tabs>
        <w:rPr>
          <w:rFonts w:eastAsiaTheme="minorEastAsia"/>
          <w:noProof/>
          <w:lang w:eastAsia="fr-FR"/>
        </w:rPr>
      </w:pPr>
      <w:hyperlink w:anchor="_Toc126601336" w:history="1">
        <w:r w:rsidRPr="004E3EB7">
          <w:rPr>
            <w:rStyle w:val="Lienhypertexte"/>
            <w:noProof/>
          </w:rPr>
          <w:t>5.1</w:t>
        </w:r>
        <w:r>
          <w:rPr>
            <w:rFonts w:eastAsiaTheme="minorEastAsia"/>
            <w:noProof/>
            <w:lang w:eastAsia="fr-FR"/>
          </w:rPr>
          <w:tab/>
        </w:r>
        <w:r w:rsidRPr="004E3EB7">
          <w:rPr>
            <w:rStyle w:val="Lienhypertexte"/>
            <w:noProof/>
          </w:rPr>
          <w:t xml:space="preserve">   Cinématique Usager</w:t>
        </w:r>
        <w:r>
          <w:rPr>
            <w:noProof/>
            <w:webHidden/>
          </w:rPr>
          <w:tab/>
        </w:r>
        <w:r>
          <w:rPr>
            <w:noProof/>
            <w:webHidden/>
          </w:rPr>
          <w:fldChar w:fldCharType="begin"/>
        </w:r>
        <w:r>
          <w:rPr>
            <w:noProof/>
            <w:webHidden/>
          </w:rPr>
          <w:instrText xml:space="preserve"> PAGEREF _Toc126601336 \h </w:instrText>
        </w:r>
        <w:r>
          <w:rPr>
            <w:noProof/>
            <w:webHidden/>
          </w:rPr>
        </w:r>
        <w:r>
          <w:rPr>
            <w:noProof/>
            <w:webHidden/>
          </w:rPr>
          <w:fldChar w:fldCharType="separate"/>
        </w:r>
        <w:r>
          <w:rPr>
            <w:noProof/>
            <w:webHidden/>
          </w:rPr>
          <w:t>19</w:t>
        </w:r>
        <w:r>
          <w:rPr>
            <w:noProof/>
            <w:webHidden/>
          </w:rPr>
          <w:fldChar w:fldCharType="end"/>
        </w:r>
      </w:hyperlink>
    </w:p>
    <w:p w14:paraId="0BE57DC7" w14:textId="74BA9F62" w:rsidR="00BF6BF0" w:rsidRDefault="00BF6BF0">
      <w:pPr>
        <w:pStyle w:val="TM2"/>
        <w:tabs>
          <w:tab w:val="left" w:pos="880"/>
          <w:tab w:val="right" w:leader="dot" w:pos="10456"/>
        </w:tabs>
        <w:rPr>
          <w:rFonts w:eastAsiaTheme="minorEastAsia"/>
          <w:noProof/>
          <w:lang w:eastAsia="fr-FR"/>
        </w:rPr>
      </w:pPr>
      <w:hyperlink w:anchor="_Toc126601337" w:history="1">
        <w:r w:rsidRPr="004E3EB7">
          <w:rPr>
            <w:rStyle w:val="Lienhypertexte"/>
            <w:noProof/>
          </w:rPr>
          <w:t>5.2</w:t>
        </w:r>
        <w:r>
          <w:rPr>
            <w:rFonts w:eastAsiaTheme="minorEastAsia"/>
            <w:noProof/>
            <w:lang w:eastAsia="fr-FR"/>
          </w:rPr>
          <w:tab/>
        </w:r>
        <w:r w:rsidRPr="004E3EB7">
          <w:rPr>
            <w:rStyle w:val="Lienhypertexte"/>
            <w:noProof/>
          </w:rPr>
          <w:t>Cinématique Technicien</w:t>
        </w:r>
        <w:r>
          <w:rPr>
            <w:noProof/>
            <w:webHidden/>
          </w:rPr>
          <w:tab/>
        </w:r>
        <w:r>
          <w:rPr>
            <w:noProof/>
            <w:webHidden/>
          </w:rPr>
          <w:fldChar w:fldCharType="begin"/>
        </w:r>
        <w:r>
          <w:rPr>
            <w:noProof/>
            <w:webHidden/>
          </w:rPr>
          <w:instrText xml:space="preserve"> PAGEREF _Toc126601337 \h </w:instrText>
        </w:r>
        <w:r>
          <w:rPr>
            <w:noProof/>
            <w:webHidden/>
          </w:rPr>
        </w:r>
        <w:r>
          <w:rPr>
            <w:noProof/>
            <w:webHidden/>
          </w:rPr>
          <w:fldChar w:fldCharType="separate"/>
        </w:r>
        <w:r>
          <w:rPr>
            <w:noProof/>
            <w:webHidden/>
          </w:rPr>
          <w:t>22</w:t>
        </w:r>
        <w:r>
          <w:rPr>
            <w:noProof/>
            <w:webHidden/>
          </w:rPr>
          <w:fldChar w:fldCharType="end"/>
        </w:r>
      </w:hyperlink>
    </w:p>
    <w:p w14:paraId="7E16F19D" w14:textId="229CC72A" w:rsidR="00BF6BF0" w:rsidRDefault="00BF6BF0">
      <w:pPr>
        <w:pStyle w:val="TM2"/>
        <w:tabs>
          <w:tab w:val="left" w:pos="880"/>
          <w:tab w:val="right" w:leader="dot" w:pos="10456"/>
        </w:tabs>
        <w:rPr>
          <w:rFonts w:eastAsiaTheme="minorEastAsia"/>
          <w:noProof/>
          <w:lang w:eastAsia="fr-FR"/>
        </w:rPr>
      </w:pPr>
      <w:hyperlink w:anchor="_Toc126601338" w:history="1">
        <w:r w:rsidRPr="004E3EB7">
          <w:rPr>
            <w:rStyle w:val="Lienhypertexte"/>
            <w:noProof/>
          </w:rPr>
          <w:t>5.3</w:t>
        </w:r>
        <w:r>
          <w:rPr>
            <w:rFonts w:eastAsiaTheme="minorEastAsia"/>
            <w:noProof/>
            <w:lang w:eastAsia="fr-FR"/>
          </w:rPr>
          <w:tab/>
        </w:r>
        <w:r w:rsidRPr="004E3EB7">
          <w:rPr>
            <w:rStyle w:val="Lienhypertexte"/>
            <w:noProof/>
          </w:rPr>
          <w:t>Cinématique Valideur</w:t>
        </w:r>
        <w:r>
          <w:rPr>
            <w:noProof/>
            <w:webHidden/>
          </w:rPr>
          <w:tab/>
        </w:r>
        <w:r>
          <w:rPr>
            <w:noProof/>
            <w:webHidden/>
          </w:rPr>
          <w:fldChar w:fldCharType="begin"/>
        </w:r>
        <w:r>
          <w:rPr>
            <w:noProof/>
            <w:webHidden/>
          </w:rPr>
          <w:instrText xml:space="preserve"> PAGEREF _Toc126601338 \h </w:instrText>
        </w:r>
        <w:r>
          <w:rPr>
            <w:noProof/>
            <w:webHidden/>
          </w:rPr>
        </w:r>
        <w:r>
          <w:rPr>
            <w:noProof/>
            <w:webHidden/>
          </w:rPr>
          <w:fldChar w:fldCharType="separate"/>
        </w:r>
        <w:r>
          <w:rPr>
            <w:noProof/>
            <w:webHidden/>
          </w:rPr>
          <w:t>23</w:t>
        </w:r>
        <w:r>
          <w:rPr>
            <w:noProof/>
            <w:webHidden/>
          </w:rPr>
          <w:fldChar w:fldCharType="end"/>
        </w:r>
      </w:hyperlink>
    </w:p>
    <w:p w14:paraId="51400853" w14:textId="0B8E23E4" w:rsidR="00BF6BF0" w:rsidRDefault="00BF6BF0">
      <w:pPr>
        <w:pStyle w:val="TM2"/>
        <w:tabs>
          <w:tab w:val="left" w:pos="880"/>
          <w:tab w:val="right" w:leader="dot" w:pos="10456"/>
        </w:tabs>
        <w:rPr>
          <w:rFonts w:eastAsiaTheme="minorEastAsia"/>
          <w:noProof/>
          <w:lang w:eastAsia="fr-FR"/>
        </w:rPr>
      </w:pPr>
      <w:hyperlink w:anchor="_Toc126601339" w:history="1">
        <w:r w:rsidRPr="004E3EB7">
          <w:rPr>
            <w:rStyle w:val="Lienhypertexte"/>
            <w:noProof/>
          </w:rPr>
          <w:t>5.4</w:t>
        </w:r>
        <w:r>
          <w:rPr>
            <w:rFonts w:eastAsiaTheme="minorEastAsia"/>
            <w:noProof/>
            <w:lang w:eastAsia="fr-FR"/>
          </w:rPr>
          <w:tab/>
        </w:r>
        <w:r w:rsidRPr="004E3EB7">
          <w:rPr>
            <w:rStyle w:val="Lienhypertexte"/>
            <w:noProof/>
          </w:rPr>
          <w:t>Cinématique Admin</w:t>
        </w:r>
        <w:r>
          <w:rPr>
            <w:noProof/>
            <w:webHidden/>
          </w:rPr>
          <w:tab/>
        </w:r>
        <w:r>
          <w:rPr>
            <w:noProof/>
            <w:webHidden/>
          </w:rPr>
          <w:fldChar w:fldCharType="begin"/>
        </w:r>
        <w:r>
          <w:rPr>
            <w:noProof/>
            <w:webHidden/>
          </w:rPr>
          <w:instrText xml:space="preserve"> PAGEREF _Toc126601339 \h </w:instrText>
        </w:r>
        <w:r>
          <w:rPr>
            <w:noProof/>
            <w:webHidden/>
          </w:rPr>
        </w:r>
        <w:r>
          <w:rPr>
            <w:noProof/>
            <w:webHidden/>
          </w:rPr>
          <w:fldChar w:fldCharType="separate"/>
        </w:r>
        <w:r>
          <w:rPr>
            <w:noProof/>
            <w:webHidden/>
          </w:rPr>
          <w:t>24</w:t>
        </w:r>
        <w:r>
          <w:rPr>
            <w:noProof/>
            <w:webHidden/>
          </w:rPr>
          <w:fldChar w:fldCharType="end"/>
        </w:r>
      </w:hyperlink>
    </w:p>
    <w:p w14:paraId="208C2E66" w14:textId="2E01881C" w:rsidR="00BF6BF0" w:rsidRDefault="00BF6BF0">
      <w:pPr>
        <w:pStyle w:val="TM4"/>
        <w:tabs>
          <w:tab w:val="left" w:pos="1100"/>
          <w:tab w:val="right" w:leader="dot" w:pos="10456"/>
        </w:tabs>
        <w:rPr>
          <w:rFonts w:eastAsiaTheme="minorEastAsia"/>
          <w:noProof/>
          <w:lang w:eastAsia="fr-FR"/>
        </w:rPr>
      </w:pPr>
      <w:hyperlink w:anchor="_Toc126601340" w:history="1">
        <w:r w:rsidRPr="004E3EB7">
          <w:rPr>
            <w:rStyle w:val="Lienhypertexte"/>
            <w:rFonts w:ascii="Wingdings" w:hAnsi="Wingdings"/>
            <w:noProof/>
          </w:rPr>
          <w:t></w:t>
        </w:r>
        <w:r>
          <w:rPr>
            <w:rFonts w:eastAsiaTheme="minorEastAsia"/>
            <w:noProof/>
            <w:lang w:eastAsia="fr-FR"/>
          </w:rPr>
          <w:tab/>
        </w:r>
        <w:r w:rsidRPr="004E3EB7">
          <w:rPr>
            <w:rStyle w:val="Lienhypertexte"/>
            <w:noProof/>
          </w:rPr>
          <w:t>Gestion des données nécessaires à la création d’incidents</w:t>
        </w:r>
        <w:r>
          <w:rPr>
            <w:noProof/>
            <w:webHidden/>
          </w:rPr>
          <w:tab/>
        </w:r>
        <w:r>
          <w:rPr>
            <w:noProof/>
            <w:webHidden/>
          </w:rPr>
          <w:fldChar w:fldCharType="begin"/>
        </w:r>
        <w:r>
          <w:rPr>
            <w:noProof/>
            <w:webHidden/>
          </w:rPr>
          <w:instrText xml:space="preserve"> PAGEREF _Toc126601340 \h </w:instrText>
        </w:r>
        <w:r>
          <w:rPr>
            <w:noProof/>
            <w:webHidden/>
          </w:rPr>
        </w:r>
        <w:r>
          <w:rPr>
            <w:noProof/>
            <w:webHidden/>
          </w:rPr>
          <w:fldChar w:fldCharType="separate"/>
        </w:r>
        <w:r>
          <w:rPr>
            <w:noProof/>
            <w:webHidden/>
          </w:rPr>
          <w:t>24</w:t>
        </w:r>
        <w:r>
          <w:rPr>
            <w:noProof/>
            <w:webHidden/>
          </w:rPr>
          <w:fldChar w:fldCharType="end"/>
        </w:r>
      </w:hyperlink>
    </w:p>
    <w:p w14:paraId="3CDCB527" w14:textId="0101041C" w:rsidR="00BF6BF0" w:rsidRDefault="00BF6BF0">
      <w:pPr>
        <w:pStyle w:val="TM4"/>
        <w:tabs>
          <w:tab w:val="left" w:pos="1100"/>
          <w:tab w:val="right" w:leader="dot" w:pos="10456"/>
        </w:tabs>
        <w:rPr>
          <w:rFonts w:eastAsiaTheme="minorEastAsia"/>
          <w:noProof/>
          <w:lang w:eastAsia="fr-FR"/>
        </w:rPr>
      </w:pPr>
      <w:hyperlink w:anchor="_Toc126601341" w:history="1">
        <w:r w:rsidRPr="004E3EB7">
          <w:rPr>
            <w:rStyle w:val="Lienhypertexte"/>
            <w:rFonts w:ascii="Wingdings" w:hAnsi="Wingdings"/>
            <w:noProof/>
          </w:rPr>
          <w:t></w:t>
        </w:r>
        <w:r>
          <w:rPr>
            <w:rFonts w:eastAsiaTheme="minorEastAsia"/>
            <w:noProof/>
            <w:lang w:eastAsia="fr-FR"/>
          </w:rPr>
          <w:tab/>
        </w:r>
        <w:r w:rsidRPr="004E3EB7">
          <w:rPr>
            <w:rStyle w:val="Lienhypertexte"/>
            <w:noProof/>
          </w:rPr>
          <w:t>Focus gestion Utilisateurs</w:t>
        </w:r>
        <w:r>
          <w:rPr>
            <w:noProof/>
            <w:webHidden/>
          </w:rPr>
          <w:tab/>
        </w:r>
        <w:r>
          <w:rPr>
            <w:noProof/>
            <w:webHidden/>
          </w:rPr>
          <w:fldChar w:fldCharType="begin"/>
        </w:r>
        <w:r>
          <w:rPr>
            <w:noProof/>
            <w:webHidden/>
          </w:rPr>
          <w:instrText xml:space="preserve"> PAGEREF _Toc126601341 \h </w:instrText>
        </w:r>
        <w:r>
          <w:rPr>
            <w:noProof/>
            <w:webHidden/>
          </w:rPr>
        </w:r>
        <w:r>
          <w:rPr>
            <w:noProof/>
            <w:webHidden/>
          </w:rPr>
          <w:fldChar w:fldCharType="separate"/>
        </w:r>
        <w:r>
          <w:rPr>
            <w:noProof/>
            <w:webHidden/>
          </w:rPr>
          <w:t>25</w:t>
        </w:r>
        <w:r>
          <w:rPr>
            <w:noProof/>
            <w:webHidden/>
          </w:rPr>
          <w:fldChar w:fldCharType="end"/>
        </w:r>
      </w:hyperlink>
    </w:p>
    <w:p w14:paraId="7A1E788C" w14:textId="19053E0C" w:rsidR="00BF6BF0" w:rsidRDefault="00BF6BF0">
      <w:pPr>
        <w:pStyle w:val="TM1"/>
        <w:rPr>
          <w:rFonts w:eastAsiaTheme="minorEastAsia"/>
          <w:noProof/>
          <w:lang w:eastAsia="fr-FR"/>
        </w:rPr>
      </w:pPr>
      <w:hyperlink w:anchor="_Toc126601342" w:history="1">
        <w:r w:rsidRPr="004E3EB7">
          <w:rPr>
            <w:rStyle w:val="Lienhypertexte"/>
            <w:noProof/>
          </w:rPr>
          <w:t>6</w:t>
        </w:r>
        <w:r>
          <w:rPr>
            <w:rFonts w:eastAsiaTheme="minorEastAsia"/>
            <w:noProof/>
            <w:lang w:eastAsia="fr-FR"/>
          </w:rPr>
          <w:tab/>
        </w:r>
        <w:r w:rsidRPr="004E3EB7">
          <w:rPr>
            <w:rStyle w:val="Lienhypertexte"/>
            <w:noProof/>
          </w:rPr>
          <w:t>Sécurité</w:t>
        </w:r>
        <w:r>
          <w:rPr>
            <w:noProof/>
            <w:webHidden/>
          </w:rPr>
          <w:tab/>
        </w:r>
        <w:r>
          <w:rPr>
            <w:noProof/>
            <w:webHidden/>
          </w:rPr>
          <w:fldChar w:fldCharType="begin"/>
        </w:r>
        <w:r>
          <w:rPr>
            <w:noProof/>
            <w:webHidden/>
          </w:rPr>
          <w:instrText xml:space="preserve"> PAGEREF _Toc126601342 \h </w:instrText>
        </w:r>
        <w:r>
          <w:rPr>
            <w:noProof/>
            <w:webHidden/>
          </w:rPr>
        </w:r>
        <w:r>
          <w:rPr>
            <w:noProof/>
            <w:webHidden/>
          </w:rPr>
          <w:fldChar w:fldCharType="separate"/>
        </w:r>
        <w:r>
          <w:rPr>
            <w:noProof/>
            <w:webHidden/>
          </w:rPr>
          <w:t>27</w:t>
        </w:r>
        <w:r>
          <w:rPr>
            <w:noProof/>
            <w:webHidden/>
          </w:rPr>
          <w:fldChar w:fldCharType="end"/>
        </w:r>
      </w:hyperlink>
    </w:p>
    <w:p w14:paraId="7E039BD3" w14:textId="5D27D30F" w:rsidR="00BF6BF0" w:rsidRDefault="00BF6BF0">
      <w:pPr>
        <w:pStyle w:val="TM2"/>
        <w:tabs>
          <w:tab w:val="left" w:pos="880"/>
          <w:tab w:val="right" w:leader="dot" w:pos="10456"/>
        </w:tabs>
        <w:rPr>
          <w:rFonts w:eastAsiaTheme="minorEastAsia"/>
          <w:noProof/>
          <w:lang w:eastAsia="fr-FR"/>
        </w:rPr>
      </w:pPr>
      <w:hyperlink w:anchor="_Toc126601343" w:history="1">
        <w:r w:rsidRPr="004E3EB7">
          <w:rPr>
            <w:rStyle w:val="Lienhypertexte"/>
            <w:noProof/>
          </w:rPr>
          <w:t>6.1</w:t>
        </w:r>
        <w:r>
          <w:rPr>
            <w:rFonts w:eastAsiaTheme="minorEastAsia"/>
            <w:noProof/>
            <w:lang w:eastAsia="fr-FR"/>
          </w:rPr>
          <w:tab/>
        </w:r>
        <w:r w:rsidRPr="004E3EB7">
          <w:rPr>
            <w:rStyle w:val="Lienhypertexte"/>
            <w:noProof/>
          </w:rPr>
          <w:t>Utilisateur</w:t>
        </w:r>
        <w:r>
          <w:rPr>
            <w:noProof/>
            <w:webHidden/>
          </w:rPr>
          <w:tab/>
        </w:r>
        <w:r>
          <w:rPr>
            <w:noProof/>
            <w:webHidden/>
          </w:rPr>
          <w:fldChar w:fldCharType="begin"/>
        </w:r>
        <w:r>
          <w:rPr>
            <w:noProof/>
            <w:webHidden/>
          </w:rPr>
          <w:instrText xml:space="preserve"> PAGEREF _Toc126601343 \h </w:instrText>
        </w:r>
        <w:r>
          <w:rPr>
            <w:noProof/>
            <w:webHidden/>
          </w:rPr>
        </w:r>
        <w:r>
          <w:rPr>
            <w:noProof/>
            <w:webHidden/>
          </w:rPr>
          <w:fldChar w:fldCharType="separate"/>
        </w:r>
        <w:r>
          <w:rPr>
            <w:noProof/>
            <w:webHidden/>
          </w:rPr>
          <w:t>27</w:t>
        </w:r>
        <w:r>
          <w:rPr>
            <w:noProof/>
            <w:webHidden/>
          </w:rPr>
          <w:fldChar w:fldCharType="end"/>
        </w:r>
      </w:hyperlink>
    </w:p>
    <w:p w14:paraId="6B7DEF5A" w14:textId="4084C3B7" w:rsidR="00BF6BF0" w:rsidRDefault="00BF6BF0">
      <w:pPr>
        <w:pStyle w:val="TM3"/>
        <w:tabs>
          <w:tab w:val="left" w:pos="1320"/>
          <w:tab w:val="right" w:leader="dot" w:pos="10456"/>
        </w:tabs>
        <w:rPr>
          <w:rFonts w:eastAsiaTheme="minorEastAsia"/>
          <w:noProof/>
          <w:lang w:eastAsia="fr-FR"/>
        </w:rPr>
      </w:pPr>
      <w:hyperlink w:anchor="_Toc126601344" w:history="1">
        <w:r w:rsidRPr="004E3EB7">
          <w:rPr>
            <w:rStyle w:val="Lienhypertexte"/>
            <w:noProof/>
          </w:rPr>
          <w:t>6.1.1</w:t>
        </w:r>
        <w:r>
          <w:rPr>
            <w:rFonts w:eastAsiaTheme="minorEastAsia"/>
            <w:noProof/>
            <w:lang w:eastAsia="fr-FR"/>
          </w:rPr>
          <w:tab/>
        </w:r>
        <w:r w:rsidRPr="004E3EB7">
          <w:rPr>
            <w:rStyle w:val="Lienhypertexte"/>
            <w:noProof/>
          </w:rPr>
          <w:t>Création</w:t>
        </w:r>
        <w:r>
          <w:rPr>
            <w:noProof/>
            <w:webHidden/>
          </w:rPr>
          <w:tab/>
        </w:r>
        <w:r>
          <w:rPr>
            <w:noProof/>
            <w:webHidden/>
          </w:rPr>
          <w:fldChar w:fldCharType="begin"/>
        </w:r>
        <w:r>
          <w:rPr>
            <w:noProof/>
            <w:webHidden/>
          </w:rPr>
          <w:instrText xml:space="preserve"> PAGEREF _Toc126601344 \h </w:instrText>
        </w:r>
        <w:r>
          <w:rPr>
            <w:noProof/>
            <w:webHidden/>
          </w:rPr>
        </w:r>
        <w:r>
          <w:rPr>
            <w:noProof/>
            <w:webHidden/>
          </w:rPr>
          <w:fldChar w:fldCharType="separate"/>
        </w:r>
        <w:r>
          <w:rPr>
            <w:noProof/>
            <w:webHidden/>
          </w:rPr>
          <w:t>27</w:t>
        </w:r>
        <w:r>
          <w:rPr>
            <w:noProof/>
            <w:webHidden/>
          </w:rPr>
          <w:fldChar w:fldCharType="end"/>
        </w:r>
      </w:hyperlink>
    </w:p>
    <w:p w14:paraId="595439B8" w14:textId="2FAD3CE1" w:rsidR="00BF6BF0" w:rsidRDefault="00BF6BF0">
      <w:pPr>
        <w:pStyle w:val="TM3"/>
        <w:tabs>
          <w:tab w:val="left" w:pos="1320"/>
          <w:tab w:val="right" w:leader="dot" w:pos="10456"/>
        </w:tabs>
        <w:rPr>
          <w:rFonts w:eastAsiaTheme="minorEastAsia"/>
          <w:noProof/>
          <w:lang w:eastAsia="fr-FR"/>
        </w:rPr>
      </w:pPr>
      <w:hyperlink w:anchor="_Toc126601345" w:history="1">
        <w:r w:rsidRPr="004E3EB7">
          <w:rPr>
            <w:rStyle w:val="Lienhypertexte"/>
            <w:noProof/>
          </w:rPr>
          <w:t>6.1.2</w:t>
        </w:r>
        <w:r>
          <w:rPr>
            <w:rFonts w:eastAsiaTheme="minorEastAsia"/>
            <w:noProof/>
            <w:lang w:eastAsia="fr-FR"/>
          </w:rPr>
          <w:tab/>
        </w:r>
        <w:r w:rsidRPr="004E3EB7">
          <w:rPr>
            <w:rStyle w:val="Lienhypertexte"/>
            <w:noProof/>
          </w:rPr>
          <w:t>Authentification</w:t>
        </w:r>
        <w:r>
          <w:rPr>
            <w:noProof/>
            <w:webHidden/>
          </w:rPr>
          <w:tab/>
        </w:r>
        <w:r>
          <w:rPr>
            <w:noProof/>
            <w:webHidden/>
          </w:rPr>
          <w:fldChar w:fldCharType="begin"/>
        </w:r>
        <w:r>
          <w:rPr>
            <w:noProof/>
            <w:webHidden/>
          </w:rPr>
          <w:instrText xml:space="preserve"> PAGEREF _Toc126601345 \h </w:instrText>
        </w:r>
        <w:r>
          <w:rPr>
            <w:noProof/>
            <w:webHidden/>
          </w:rPr>
        </w:r>
        <w:r>
          <w:rPr>
            <w:noProof/>
            <w:webHidden/>
          </w:rPr>
          <w:fldChar w:fldCharType="separate"/>
        </w:r>
        <w:r>
          <w:rPr>
            <w:noProof/>
            <w:webHidden/>
          </w:rPr>
          <w:t>28</w:t>
        </w:r>
        <w:r>
          <w:rPr>
            <w:noProof/>
            <w:webHidden/>
          </w:rPr>
          <w:fldChar w:fldCharType="end"/>
        </w:r>
      </w:hyperlink>
    </w:p>
    <w:p w14:paraId="0F372296" w14:textId="30B49824" w:rsidR="00BF6BF0" w:rsidRDefault="00BF6BF0">
      <w:pPr>
        <w:pStyle w:val="TM2"/>
        <w:tabs>
          <w:tab w:val="left" w:pos="880"/>
          <w:tab w:val="right" w:leader="dot" w:pos="10456"/>
        </w:tabs>
        <w:rPr>
          <w:rFonts w:eastAsiaTheme="minorEastAsia"/>
          <w:noProof/>
          <w:lang w:eastAsia="fr-FR"/>
        </w:rPr>
      </w:pPr>
      <w:hyperlink w:anchor="_Toc126601346" w:history="1">
        <w:r w:rsidRPr="004E3EB7">
          <w:rPr>
            <w:rStyle w:val="Lienhypertexte"/>
            <w:noProof/>
          </w:rPr>
          <w:t>6.2</w:t>
        </w:r>
        <w:r>
          <w:rPr>
            <w:rFonts w:eastAsiaTheme="minorEastAsia"/>
            <w:noProof/>
            <w:lang w:eastAsia="fr-FR"/>
          </w:rPr>
          <w:tab/>
        </w:r>
        <w:r w:rsidRPr="004E3EB7">
          <w:rPr>
            <w:rStyle w:val="Lienhypertexte"/>
            <w:noProof/>
          </w:rPr>
          <w:t>Gestion de mot de passe</w:t>
        </w:r>
        <w:r>
          <w:rPr>
            <w:noProof/>
            <w:webHidden/>
          </w:rPr>
          <w:tab/>
        </w:r>
        <w:r>
          <w:rPr>
            <w:noProof/>
            <w:webHidden/>
          </w:rPr>
          <w:fldChar w:fldCharType="begin"/>
        </w:r>
        <w:r>
          <w:rPr>
            <w:noProof/>
            <w:webHidden/>
          </w:rPr>
          <w:instrText xml:space="preserve"> PAGEREF _Toc126601346 \h </w:instrText>
        </w:r>
        <w:r>
          <w:rPr>
            <w:noProof/>
            <w:webHidden/>
          </w:rPr>
        </w:r>
        <w:r>
          <w:rPr>
            <w:noProof/>
            <w:webHidden/>
          </w:rPr>
          <w:fldChar w:fldCharType="separate"/>
        </w:r>
        <w:r>
          <w:rPr>
            <w:noProof/>
            <w:webHidden/>
          </w:rPr>
          <w:t>29</w:t>
        </w:r>
        <w:r>
          <w:rPr>
            <w:noProof/>
            <w:webHidden/>
          </w:rPr>
          <w:fldChar w:fldCharType="end"/>
        </w:r>
      </w:hyperlink>
    </w:p>
    <w:p w14:paraId="513686B2" w14:textId="3935C782" w:rsidR="00BF6BF0" w:rsidRDefault="00BF6BF0">
      <w:pPr>
        <w:pStyle w:val="TM3"/>
        <w:tabs>
          <w:tab w:val="left" w:pos="1320"/>
          <w:tab w:val="right" w:leader="dot" w:pos="10456"/>
        </w:tabs>
        <w:rPr>
          <w:rFonts w:eastAsiaTheme="minorEastAsia"/>
          <w:noProof/>
          <w:lang w:eastAsia="fr-FR"/>
        </w:rPr>
      </w:pPr>
      <w:hyperlink w:anchor="_Toc126601347" w:history="1">
        <w:r w:rsidRPr="004E3EB7">
          <w:rPr>
            <w:rStyle w:val="Lienhypertexte"/>
            <w:noProof/>
          </w:rPr>
          <w:t>6.2.1</w:t>
        </w:r>
        <w:r>
          <w:rPr>
            <w:rFonts w:eastAsiaTheme="minorEastAsia"/>
            <w:noProof/>
            <w:lang w:eastAsia="fr-FR"/>
          </w:rPr>
          <w:tab/>
        </w:r>
        <w:r w:rsidRPr="004E3EB7">
          <w:rPr>
            <w:rStyle w:val="Lienhypertexte"/>
            <w:noProof/>
          </w:rPr>
          <w:t>Hachage</w:t>
        </w:r>
        <w:r>
          <w:rPr>
            <w:noProof/>
            <w:webHidden/>
          </w:rPr>
          <w:tab/>
        </w:r>
        <w:r>
          <w:rPr>
            <w:noProof/>
            <w:webHidden/>
          </w:rPr>
          <w:fldChar w:fldCharType="begin"/>
        </w:r>
        <w:r>
          <w:rPr>
            <w:noProof/>
            <w:webHidden/>
          </w:rPr>
          <w:instrText xml:space="preserve"> PAGEREF _Toc126601347 \h </w:instrText>
        </w:r>
        <w:r>
          <w:rPr>
            <w:noProof/>
            <w:webHidden/>
          </w:rPr>
        </w:r>
        <w:r>
          <w:rPr>
            <w:noProof/>
            <w:webHidden/>
          </w:rPr>
          <w:fldChar w:fldCharType="separate"/>
        </w:r>
        <w:r>
          <w:rPr>
            <w:noProof/>
            <w:webHidden/>
          </w:rPr>
          <w:t>29</w:t>
        </w:r>
        <w:r>
          <w:rPr>
            <w:noProof/>
            <w:webHidden/>
          </w:rPr>
          <w:fldChar w:fldCharType="end"/>
        </w:r>
      </w:hyperlink>
    </w:p>
    <w:p w14:paraId="33DA28F7" w14:textId="476243CA" w:rsidR="00BF6BF0" w:rsidRDefault="00BF6BF0">
      <w:pPr>
        <w:pStyle w:val="TM4"/>
        <w:tabs>
          <w:tab w:val="left" w:pos="1100"/>
          <w:tab w:val="right" w:leader="dot" w:pos="10456"/>
        </w:tabs>
        <w:rPr>
          <w:rFonts w:eastAsiaTheme="minorEastAsia"/>
          <w:noProof/>
          <w:lang w:eastAsia="fr-FR"/>
        </w:rPr>
      </w:pPr>
      <w:hyperlink w:anchor="_Toc126601348" w:history="1">
        <w:r w:rsidRPr="004E3EB7">
          <w:rPr>
            <w:rStyle w:val="Lienhypertexte"/>
            <w:rFonts w:ascii="Wingdings" w:hAnsi="Wingdings"/>
            <w:noProof/>
          </w:rPr>
          <w:t></w:t>
        </w:r>
        <w:r>
          <w:rPr>
            <w:rFonts w:eastAsiaTheme="minorEastAsia"/>
            <w:noProof/>
            <w:lang w:eastAsia="fr-FR"/>
          </w:rPr>
          <w:tab/>
        </w:r>
        <w:r w:rsidRPr="004E3EB7">
          <w:rPr>
            <w:rStyle w:val="Lienhypertexte"/>
            <w:noProof/>
          </w:rPr>
          <w:t>Principe</w:t>
        </w:r>
        <w:r>
          <w:rPr>
            <w:noProof/>
            <w:webHidden/>
          </w:rPr>
          <w:tab/>
        </w:r>
        <w:r>
          <w:rPr>
            <w:noProof/>
            <w:webHidden/>
          </w:rPr>
          <w:fldChar w:fldCharType="begin"/>
        </w:r>
        <w:r>
          <w:rPr>
            <w:noProof/>
            <w:webHidden/>
          </w:rPr>
          <w:instrText xml:space="preserve"> PAGEREF _Toc126601348 \h </w:instrText>
        </w:r>
        <w:r>
          <w:rPr>
            <w:noProof/>
            <w:webHidden/>
          </w:rPr>
        </w:r>
        <w:r>
          <w:rPr>
            <w:noProof/>
            <w:webHidden/>
          </w:rPr>
          <w:fldChar w:fldCharType="separate"/>
        </w:r>
        <w:r>
          <w:rPr>
            <w:noProof/>
            <w:webHidden/>
          </w:rPr>
          <w:t>29</w:t>
        </w:r>
        <w:r>
          <w:rPr>
            <w:noProof/>
            <w:webHidden/>
          </w:rPr>
          <w:fldChar w:fldCharType="end"/>
        </w:r>
      </w:hyperlink>
    </w:p>
    <w:p w14:paraId="53625E73" w14:textId="4D301E7A" w:rsidR="00BF6BF0" w:rsidRDefault="00BF6BF0">
      <w:pPr>
        <w:pStyle w:val="TM4"/>
        <w:tabs>
          <w:tab w:val="left" w:pos="1100"/>
          <w:tab w:val="right" w:leader="dot" w:pos="10456"/>
        </w:tabs>
        <w:rPr>
          <w:rFonts w:eastAsiaTheme="minorEastAsia"/>
          <w:noProof/>
          <w:lang w:eastAsia="fr-FR"/>
        </w:rPr>
      </w:pPr>
      <w:hyperlink w:anchor="_Toc126601349" w:history="1">
        <w:r w:rsidRPr="004E3EB7">
          <w:rPr>
            <w:rStyle w:val="Lienhypertexte"/>
            <w:rFonts w:ascii="Wingdings" w:hAnsi="Wingdings"/>
            <w:noProof/>
          </w:rPr>
          <w:t></w:t>
        </w:r>
        <w:r>
          <w:rPr>
            <w:rFonts w:eastAsiaTheme="minorEastAsia"/>
            <w:noProof/>
            <w:lang w:eastAsia="fr-FR"/>
          </w:rPr>
          <w:tab/>
        </w:r>
        <w:r w:rsidRPr="004E3EB7">
          <w:rPr>
            <w:rStyle w:val="Lienhypertexte"/>
            <w:noProof/>
          </w:rPr>
          <w:t>Avantages</w:t>
        </w:r>
        <w:r>
          <w:rPr>
            <w:noProof/>
            <w:webHidden/>
          </w:rPr>
          <w:tab/>
        </w:r>
        <w:r>
          <w:rPr>
            <w:noProof/>
            <w:webHidden/>
          </w:rPr>
          <w:fldChar w:fldCharType="begin"/>
        </w:r>
        <w:r>
          <w:rPr>
            <w:noProof/>
            <w:webHidden/>
          </w:rPr>
          <w:instrText xml:space="preserve"> PAGEREF _Toc126601349 \h </w:instrText>
        </w:r>
        <w:r>
          <w:rPr>
            <w:noProof/>
            <w:webHidden/>
          </w:rPr>
        </w:r>
        <w:r>
          <w:rPr>
            <w:noProof/>
            <w:webHidden/>
          </w:rPr>
          <w:fldChar w:fldCharType="separate"/>
        </w:r>
        <w:r>
          <w:rPr>
            <w:noProof/>
            <w:webHidden/>
          </w:rPr>
          <w:t>29</w:t>
        </w:r>
        <w:r>
          <w:rPr>
            <w:noProof/>
            <w:webHidden/>
          </w:rPr>
          <w:fldChar w:fldCharType="end"/>
        </w:r>
      </w:hyperlink>
    </w:p>
    <w:p w14:paraId="7FCE4FFE" w14:textId="5F921022" w:rsidR="00BF6BF0" w:rsidRDefault="00BF6BF0">
      <w:pPr>
        <w:pStyle w:val="TM4"/>
        <w:tabs>
          <w:tab w:val="left" w:pos="1100"/>
          <w:tab w:val="right" w:leader="dot" w:pos="10456"/>
        </w:tabs>
        <w:rPr>
          <w:rFonts w:eastAsiaTheme="minorEastAsia"/>
          <w:noProof/>
          <w:lang w:eastAsia="fr-FR"/>
        </w:rPr>
      </w:pPr>
      <w:hyperlink w:anchor="_Toc126601350" w:history="1">
        <w:r w:rsidRPr="004E3EB7">
          <w:rPr>
            <w:rStyle w:val="Lienhypertexte"/>
            <w:rFonts w:ascii="Wingdings" w:hAnsi="Wingdings"/>
            <w:noProof/>
          </w:rPr>
          <w:t></w:t>
        </w:r>
        <w:r>
          <w:rPr>
            <w:rFonts w:eastAsiaTheme="minorEastAsia"/>
            <w:noProof/>
            <w:lang w:eastAsia="fr-FR"/>
          </w:rPr>
          <w:tab/>
        </w:r>
        <w:r w:rsidRPr="004E3EB7">
          <w:rPr>
            <w:rStyle w:val="Lienhypertexte"/>
            <w:noProof/>
          </w:rPr>
          <w:t>Limites</w:t>
        </w:r>
        <w:r>
          <w:rPr>
            <w:noProof/>
            <w:webHidden/>
          </w:rPr>
          <w:tab/>
        </w:r>
        <w:r>
          <w:rPr>
            <w:noProof/>
            <w:webHidden/>
          </w:rPr>
          <w:fldChar w:fldCharType="begin"/>
        </w:r>
        <w:r>
          <w:rPr>
            <w:noProof/>
            <w:webHidden/>
          </w:rPr>
          <w:instrText xml:space="preserve"> PAGEREF _Toc126601350 \h </w:instrText>
        </w:r>
        <w:r>
          <w:rPr>
            <w:noProof/>
            <w:webHidden/>
          </w:rPr>
        </w:r>
        <w:r>
          <w:rPr>
            <w:noProof/>
            <w:webHidden/>
          </w:rPr>
          <w:fldChar w:fldCharType="separate"/>
        </w:r>
        <w:r>
          <w:rPr>
            <w:noProof/>
            <w:webHidden/>
          </w:rPr>
          <w:t>30</w:t>
        </w:r>
        <w:r>
          <w:rPr>
            <w:noProof/>
            <w:webHidden/>
          </w:rPr>
          <w:fldChar w:fldCharType="end"/>
        </w:r>
      </w:hyperlink>
    </w:p>
    <w:p w14:paraId="28DFCAE5" w14:textId="10B87B9F" w:rsidR="00BF6BF0" w:rsidRDefault="00BF6BF0">
      <w:pPr>
        <w:pStyle w:val="TM3"/>
        <w:tabs>
          <w:tab w:val="left" w:pos="1320"/>
          <w:tab w:val="right" w:leader="dot" w:pos="10456"/>
        </w:tabs>
        <w:rPr>
          <w:rFonts w:eastAsiaTheme="minorEastAsia"/>
          <w:noProof/>
          <w:lang w:eastAsia="fr-FR"/>
        </w:rPr>
      </w:pPr>
      <w:hyperlink w:anchor="_Toc126601351" w:history="1">
        <w:r w:rsidRPr="004E3EB7">
          <w:rPr>
            <w:rStyle w:val="Lienhypertexte"/>
            <w:noProof/>
          </w:rPr>
          <w:t>6.2.2</w:t>
        </w:r>
        <w:r>
          <w:rPr>
            <w:rFonts w:eastAsiaTheme="minorEastAsia"/>
            <w:noProof/>
            <w:lang w:eastAsia="fr-FR"/>
          </w:rPr>
          <w:tab/>
        </w:r>
        <w:r w:rsidRPr="004E3EB7">
          <w:rPr>
            <w:rStyle w:val="Lienhypertexte"/>
            <w:noProof/>
          </w:rPr>
          <w:t>Salage</w:t>
        </w:r>
        <w:r>
          <w:rPr>
            <w:noProof/>
            <w:webHidden/>
          </w:rPr>
          <w:tab/>
        </w:r>
        <w:r>
          <w:rPr>
            <w:noProof/>
            <w:webHidden/>
          </w:rPr>
          <w:fldChar w:fldCharType="begin"/>
        </w:r>
        <w:r>
          <w:rPr>
            <w:noProof/>
            <w:webHidden/>
          </w:rPr>
          <w:instrText xml:space="preserve"> PAGEREF _Toc126601351 \h </w:instrText>
        </w:r>
        <w:r>
          <w:rPr>
            <w:noProof/>
            <w:webHidden/>
          </w:rPr>
        </w:r>
        <w:r>
          <w:rPr>
            <w:noProof/>
            <w:webHidden/>
          </w:rPr>
          <w:fldChar w:fldCharType="separate"/>
        </w:r>
        <w:r>
          <w:rPr>
            <w:noProof/>
            <w:webHidden/>
          </w:rPr>
          <w:t>30</w:t>
        </w:r>
        <w:r>
          <w:rPr>
            <w:noProof/>
            <w:webHidden/>
          </w:rPr>
          <w:fldChar w:fldCharType="end"/>
        </w:r>
      </w:hyperlink>
    </w:p>
    <w:p w14:paraId="2C778457" w14:textId="16E06838" w:rsidR="00BF6BF0" w:rsidRDefault="00BF6BF0">
      <w:pPr>
        <w:pStyle w:val="TM2"/>
        <w:tabs>
          <w:tab w:val="left" w:pos="880"/>
          <w:tab w:val="right" w:leader="dot" w:pos="10456"/>
        </w:tabs>
        <w:rPr>
          <w:rFonts w:eastAsiaTheme="minorEastAsia"/>
          <w:noProof/>
          <w:lang w:eastAsia="fr-FR"/>
        </w:rPr>
      </w:pPr>
      <w:hyperlink w:anchor="_Toc126601352" w:history="1">
        <w:r w:rsidRPr="004E3EB7">
          <w:rPr>
            <w:rStyle w:val="Lienhypertexte"/>
            <w:noProof/>
          </w:rPr>
          <w:t>6.3</w:t>
        </w:r>
        <w:r>
          <w:rPr>
            <w:rFonts w:eastAsiaTheme="minorEastAsia"/>
            <w:noProof/>
            <w:lang w:eastAsia="fr-FR"/>
          </w:rPr>
          <w:tab/>
        </w:r>
        <w:r w:rsidRPr="004E3EB7">
          <w:rPr>
            <w:rStyle w:val="Lienhypertexte"/>
            <w:noProof/>
          </w:rPr>
          <w:t>Identifiants UUID</w:t>
        </w:r>
        <w:r>
          <w:rPr>
            <w:noProof/>
            <w:webHidden/>
          </w:rPr>
          <w:tab/>
        </w:r>
        <w:r>
          <w:rPr>
            <w:noProof/>
            <w:webHidden/>
          </w:rPr>
          <w:fldChar w:fldCharType="begin"/>
        </w:r>
        <w:r>
          <w:rPr>
            <w:noProof/>
            <w:webHidden/>
          </w:rPr>
          <w:instrText xml:space="preserve"> PAGEREF _Toc126601352 \h </w:instrText>
        </w:r>
        <w:r>
          <w:rPr>
            <w:noProof/>
            <w:webHidden/>
          </w:rPr>
        </w:r>
        <w:r>
          <w:rPr>
            <w:noProof/>
            <w:webHidden/>
          </w:rPr>
          <w:fldChar w:fldCharType="separate"/>
        </w:r>
        <w:r>
          <w:rPr>
            <w:noProof/>
            <w:webHidden/>
          </w:rPr>
          <w:t>31</w:t>
        </w:r>
        <w:r>
          <w:rPr>
            <w:noProof/>
            <w:webHidden/>
          </w:rPr>
          <w:fldChar w:fldCharType="end"/>
        </w:r>
      </w:hyperlink>
    </w:p>
    <w:p w14:paraId="001CCC96" w14:textId="59D83DCA" w:rsidR="00BF6BF0" w:rsidRDefault="00BF6BF0">
      <w:pPr>
        <w:pStyle w:val="TM2"/>
        <w:tabs>
          <w:tab w:val="left" w:pos="880"/>
          <w:tab w:val="right" w:leader="dot" w:pos="10456"/>
        </w:tabs>
        <w:rPr>
          <w:rFonts w:eastAsiaTheme="minorEastAsia"/>
          <w:noProof/>
          <w:lang w:eastAsia="fr-FR"/>
        </w:rPr>
      </w:pPr>
      <w:hyperlink w:anchor="_Toc126601353" w:history="1">
        <w:r w:rsidRPr="004E3EB7">
          <w:rPr>
            <w:rStyle w:val="Lienhypertexte"/>
            <w:noProof/>
          </w:rPr>
          <w:t>6.4</w:t>
        </w:r>
        <w:r>
          <w:rPr>
            <w:rFonts w:eastAsiaTheme="minorEastAsia"/>
            <w:noProof/>
            <w:lang w:eastAsia="fr-FR"/>
          </w:rPr>
          <w:tab/>
        </w:r>
        <w:r w:rsidRPr="004E3EB7">
          <w:rPr>
            <w:rStyle w:val="Lienhypertexte"/>
            <w:noProof/>
          </w:rPr>
          <w:t>Accès aux services et cookie session</w:t>
        </w:r>
        <w:r>
          <w:rPr>
            <w:noProof/>
            <w:webHidden/>
          </w:rPr>
          <w:tab/>
        </w:r>
        <w:r>
          <w:rPr>
            <w:noProof/>
            <w:webHidden/>
          </w:rPr>
          <w:fldChar w:fldCharType="begin"/>
        </w:r>
        <w:r>
          <w:rPr>
            <w:noProof/>
            <w:webHidden/>
          </w:rPr>
          <w:instrText xml:space="preserve"> PAGEREF _Toc126601353 \h </w:instrText>
        </w:r>
        <w:r>
          <w:rPr>
            <w:noProof/>
            <w:webHidden/>
          </w:rPr>
        </w:r>
        <w:r>
          <w:rPr>
            <w:noProof/>
            <w:webHidden/>
          </w:rPr>
          <w:fldChar w:fldCharType="separate"/>
        </w:r>
        <w:r>
          <w:rPr>
            <w:noProof/>
            <w:webHidden/>
          </w:rPr>
          <w:t>32</w:t>
        </w:r>
        <w:r>
          <w:rPr>
            <w:noProof/>
            <w:webHidden/>
          </w:rPr>
          <w:fldChar w:fldCharType="end"/>
        </w:r>
      </w:hyperlink>
    </w:p>
    <w:p w14:paraId="6BE134D6" w14:textId="3948D0BF" w:rsidR="00BF6BF0" w:rsidRDefault="00BF6BF0">
      <w:pPr>
        <w:pStyle w:val="TM3"/>
        <w:tabs>
          <w:tab w:val="left" w:pos="1320"/>
          <w:tab w:val="right" w:leader="dot" w:pos="10456"/>
        </w:tabs>
        <w:rPr>
          <w:rFonts w:eastAsiaTheme="minorEastAsia"/>
          <w:noProof/>
          <w:lang w:eastAsia="fr-FR"/>
        </w:rPr>
      </w:pPr>
      <w:hyperlink w:anchor="_Toc126601354" w:history="1">
        <w:r w:rsidRPr="004E3EB7">
          <w:rPr>
            <w:rStyle w:val="Lienhypertexte"/>
            <w:noProof/>
          </w:rPr>
          <w:t>6.4.1</w:t>
        </w:r>
        <w:r>
          <w:rPr>
            <w:rFonts w:eastAsiaTheme="minorEastAsia"/>
            <w:noProof/>
            <w:lang w:eastAsia="fr-FR"/>
          </w:rPr>
          <w:tab/>
        </w:r>
        <w:r w:rsidRPr="004E3EB7">
          <w:rPr>
            <w:rStyle w:val="Lienhypertexte"/>
            <w:noProof/>
          </w:rPr>
          <w:t>Besoin</w:t>
        </w:r>
        <w:r>
          <w:rPr>
            <w:noProof/>
            <w:webHidden/>
          </w:rPr>
          <w:tab/>
        </w:r>
        <w:r>
          <w:rPr>
            <w:noProof/>
            <w:webHidden/>
          </w:rPr>
          <w:fldChar w:fldCharType="begin"/>
        </w:r>
        <w:r>
          <w:rPr>
            <w:noProof/>
            <w:webHidden/>
          </w:rPr>
          <w:instrText xml:space="preserve"> PAGEREF _Toc126601354 \h </w:instrText>
        </w:r>
        <w:r>
          <w:rPr>
            <w:noProof/>
            <w:webHidden/>
          </w:rPr>
        </w:r>
        <w:r>
          <w:rPr>
            <w:noProof/>
            <w:webHidden/>
          </w:rPr>
          <w:fldChar w:fldCharType="separate"/>
        </w:r>
        <w:r>
          <w:rPr>
            <w:noProof/>
            <w:webHidden/>
          </w:rPr>
          <w:t>32</w:t>
        </w:r>
        <w:r>
          <w:rPr>
            <w:noProof/>
            <w:webHidden/>
          </w:rPr>
          <w:fldChar w:fldCharType="end"/>
        </w:r>
      </w:hyperlink>
    </w:p>
    <w:p w14:paraId="39B4E53D" w14:textId="277E52EB" w:rsidR="00BF6BF0" w:rsidRDefault="00BF6BF0">
      <w:pPr>
        <w:pStyle w:val="TM3"/>
        <w:tabs>
          <w:tab w:val="left" w:pos="1320"/>
          <w:tab w:val="right" w:leader="dot" w:pos="10456"/>
        </w:tabs>
        <w:rPr>
          <w:rFonts w:eastAsiaTheme="minorEastAsia"/>
          <w:noProof/>
          <w:lang w:eastAsia="fr-FR"/>
        </w:rPr>
      </w:pPr>
      <w:hyperlink w:anchor="_Toc126601355" w:history="1">
        <w:r w:rsidRPr="004E3EB7">
          <w:rPr>
            <w:rStyle w:val="Lienhypertexte"/>
            <w:noProof/>
          </w:rPr>
          <w:t>6.4.2</w:t>
        </w:r>
        <w:r>
          <w:rPr>
            <w:rFonts w:eastAsiaTheme="minorEastAsia"/>
            <w:noProof/>
            <w:lang w:eastAsia="fr-FR"/>
          </w:rPr>
          <w:tab/>
        </w:r>
        <w:r w:rsidRPr="004E3EB7">
          <w:rPr>
            <w:rStyle w:val="Lienhypertexte"/>
            <w:noProof/>
          </w:rPr>
          <w:t>Principe du cookie de session</w:t>
        </w:r>
        <w:r>
          <w:rPr>
            <w:noProof/>
            <w:webHidden/>
          </w:rPr>
          <w:tab/>
        </w:r>
        <w:r>
          <w:rPr>
            <w:noProof/>
            <w:webHidden/>
          </w:rPr>
          <w:fldChar w:fldCharType="begin"/>
        </w:r>
        <w:r>
          <w:rPr>
            <w:noProof/>
            <w:webHidden/>
          </w:rPr>
          <w:instrText xml:space="preserve"> PAGEREF _Toc126601355 \h </w:instrText>
        </w:r>
        <w:r>
          <w:rPr>
            <w:noProof/>
            <w:webHidden/>
          </w:rPr>
        </w:r>
        <w:r>
          <w:rPr>
            <w:noProof/>
            <w:webHidden/>
          </w:rPr>
          <w:fldChar w:fldCharType="separate"/>
        </w:r>
        <w:r>
          <w:rPr>
            <w:noProof/>
            <w:webHidden/>
          </w:rPr>
          <w:t>32</w:t>
        </w:r>
        <w:r>
          <w:rPr>
            <w:noProof/>
            <w:webHidden/>
          </w:rPr>
          <w:fldChar w:fldCharType="end"/>
        </w:r>
      </w:hyperlink>
    </w:p>
    <w:p w14:paraId="6BCB21CF" w14:textId="0EA92EB9" w:rsidR="00BF6BF0" w:rsidRDefault="00BF6BF0">
      <w:pPr>
        <w:pStyle w:val="TM3"/>
        <w:tabs>
          <w:tab w:val="left" w:pos="1320"/>
          <w:tab w:val="right" w:leader="dot" w:pos="10456"/>
        </w:tabs>
        <w:rPr>
          <w:rFonts w:eastAsiaTheme="minorEastAsia"/>
          <w:noProof/>
          <w:lang w:eastAsia="fr-FR"/>
        </w:rPr>
      </w:pPr>
      <w:hyperlink w:anchor="_Toc126601356" w:history="1">
        <w:r w:rsidRPr="004E3EB7">
          <w:rPr>
            <w:rStyle w:val="Lienhypertexte"/>
            <w:noProof/>
          </w:rPr>
          <w:t>6.4.3</w:t>
        </w:r>
        <w:r>
          <w:rPr>
            <w:rFonts w:eastAsiaTheme="minorEastAsia"/>
            <w:noProof/>
            <w:lang w:eastAsia="fr-FR"/>
          </w:rPr>
          <w:tab/>
        </w:r>
        <w:r w:rsidRPr="004E3EB7">
          <w:rPr>
            <w:rStyle w:val="Lienhypertexte"/>
            <w:noProof/>
          </w:rPr>
          <w:t>Utilisation des cookies par SOS Immo</w:t>
        </w:r>
        <w:r>
          <w:rPr>
            <w:noProof/>
            <w:webHidden/>
          </w:rPr>
          <w:tab/>
        </w:r>
        <w:r>
          <w:rPr>
            <w:noProof/>
            <w:webHidden/>
          </w:rPr>
          <w:fldChar w:fldCharType="begin"/>
        </w:r>
        <w:r>
          <w:rPr>
            <w:noProof/>
            <w:webHidden/>
          </w:rPr>
          <w:instrText xml:space="preserve"> PAGEREF _Toc126601356 \h </w:instrText>
        </w:r>
        <w:r>
          <w:rPr>
            <w:noProof/>
            <w:webHidden/>
          </w:rPr>
        </w:r>
        <w:r>
          <w:rPr>
            <w:noProof/>
            <w:webHidden/>
          </w:rPr>
          <w:fldChar w:fldCharType="separate"/>
        </w:r>
        <w:r>
          <w:rPr>
            <w:noProof/>
            <w:webHidden/>
          </w:rPr>
          <w:t>33</w:t>
        </w:r>
        <w:r>
          <w:rPr>
            <w:noProof/>
            <w:webHidden/>
          </w:rPr>
          <w:fldChar w:fldCharType="end"/>
        </w:r>
      </w:hyperlink>
    </w:p>
    <w:p w14:paraId="6ADCFB6E" w14:textId="7376AE7D" w:rsidR="00BF6BF0" w:rsidRDefault="00BF6BF0">
      <w:pPr>
        <w:pStyle w:val="TM2"/>
        <w:tabs>
          <w:tab w:val="left" w:pos="880"/>
          <w:tab w:val="right" w:leader="dot" w:pos="10456"/>
        </w:tabs>
        <w:rPr>
          <w:rFonts w:eastAsiaTheme="minorEastAsia"/>
          <w:noProof/>
          <w:lang w:eastAsia="fr-FR"/>
        </w:rPr>
      </w:pPr>
      <w:hyperlink w:anchor="_Toc126601357" w:history="1">
        <w:r w:rsidRPr="004E3EB7">
          <w:rPr>
            <w:rStyle w:val="Lienhypertexte"/>
            <w:noProof/>
          </w:rPr>
          <w:t>6.5</w:t>
        </w:r>
        <w:r>
          <w:rPr>
            <w:rFonts w:eastAsiaTheme="minorEastAsia"/>
            <w:noProof/>
            <w:lang w:eastAsia="fr-FR"/>
          </w:rPr>
          <w:tab/>
        </w:r>
        <w:r w:rsidRPr="004E3EB7">
          <w:rPr>
            <w:rStyle w:val="Lienhypertexte"/>
            <w:noProof/>
          </w:rPr>
          <w:t>Externalisation des paramètres de l’application</w:t>
        </w:r>
        <w:r>
          <w:rPr>
            <w:noProof/>
            <w:webHidden/>
          </w:rPr>
          <w:tab/>
        </w:r>
        <w:r>
          <w:rPr>
            <w:noProof/>
            <w:webHidden/>
          </w:rPr>
          <w:fldChar w:fldCharType="begin"/>
        </w:r>
        <w:r>
          <w:rPr>
            <w:noProof/>
            <w:webHidden/>
          </w:rPr>
          <w:instrText xml:space="preserve"> PAGEREF _Toc126601357 \h </w:instrText>
        </w:r>
        <w:r>
          <w:rPr>
            <w:noProof/>
            <w:webHidden/>
          </w:rPr>
        </w:r>
        <w:r>
          <w:rPr>
            <w:noProof/>
            <w:webHidden/>
          </w:rPr>
          <w:fldChar w:fldCharType="separate"/>
        </w:r>
        <w:r>
          <w:rPr>
            <w:noProof/>
            <w:webHidden/>
          </w:rPr>
          <w:t>34</w:t>
        </w:r>
        <w:r>
          <w:rPr>
            <w:noProof/>
            <w:webHidden/>
          </w:rPr>
          <w:fldChar w:fldCharType="end"/>
        </w:r>
      </w:hyperlink>
    </w:p>
    <w:p w14:paraId="3AA6A745" w14:textId="1F1914EF" w:rsidR="00BF6BF0" w:rsidRDefault="00BF6BF0">
      <w:pPr>
        <w:pStyle w:val="TM2"/>
        <w:tabs>
          <w:tab w:val="left" w:pos="880"/>
          <w:tab w:val="right" w:leader="dot" w:pos="10456"/>
        </w:tabs>
        <w:rPr>
          <w:rFonts w:eastAsiaTheme="minorEastAsia"/>
          <w:noProof/>
          <w:lang w:eastAsia="fr-FR"/>
        </w:rPr>
      </w:pPr>
      <w:hyperlink w:anchor="_Toc126601358" w:history="1">
        <w:r w:rsidRPr="004E3EB7">
          <w:rPr>
            <w:rStyle w:val="Lienhypertexte"/>
            <w:noProof/>
          </w:rPr>
          <w:t>6.6</w:t>
        </w:r>
        <w:r>
          <w:rPr>
            <w:rFonts w:eastAsiaTheme="minorEastAsia"/>
            <w:noProof/>
            <w:lang w:eastAsia="fr-FR"/>
          </w:rPr>
          <w:tab/>
        </w:r>
        <w:r w:rsidRPr="004E3EB7">
          <w:rPr>
            <w:rStyle w:val="Lienhypertexte"/>
            <w:noProof/>
          </w:rPr>
          <w:t>Archivage</w:t>
        </w:r>
        <w:r>
          <w:rPr>
            <w:noProof/>
            <w:webHidden/>
          </w:rPr>
          <w:tab/>
        </w:r>
        <w:r>
          <w:rPr>
            <w:noProof/>
            <w:webHidden/>
          </w:rPr>
          <w:fldChar w:fldCharType="begin"/>
        </w:r>
        <w:r>
          <w:rPr>
            <w:noProof/>
            <w:webHidden/>
          </w:rPr>
          <w:instrText xml:space="preserve"> PAGEREF _Toc126601358 \h </w:instrText>
        </w:r>
        <w:r>
          <w:rPr>
            <w:noProof/>
            <w:webHidden/>
          </w:rPr>
        </w:r>
        <w:r>
          <w:rPr>
            <w:noProof/>
            <w:webHidden/>
          </w:rPr>
          <w:fldChar w:fldCharType="separate"/>
        </w:r>
        <w:r>
          <w:rPr>
            <w:noProof/>
            <w:webHidden/>
          </w:rPr>
          <w:t>35</w:t>
        </w:r>
        <w:r>
          <w:rPr>
            <w:noProof/>
            <w:webHidden/>
          </w:rPr>
          <w:fldChar w:fldCharType="end"/>
        </w:r>
      </w:hyperlink>
    </w:p>
    <w:p w14:paraId="266BC2BB" w14:textId="733BAC90" w:rsidR="00BF6BF0" w:rsidRDefault="00BF6BF0">
      <w:pPr>
        <w:pStyle w:val="TM2"/>
        <w:tabs>
          <w:tab w:val="left" w:pos="880"/>
          <w:tab w:val="right" w:leader="dot" w:pos="10456"/>
        </w:tabs>
        <w:rPr>
          <w:rFonts w:eastAsiaTheme="minorEastAsia"/>
          <w:noProof/>
          <w:lang w:eastAsia="fr-FR"/>
        </w:rPr>
      </w:pPr>
      <w:hyperlink w:anchor="_Toc126601359" w:history="1">
        <w:r w:rsidRPr="004E3EB7">
          <w:rPr>
            <w:rStyle w:val="Lienhypertexte"/>
            <w:noProof/>
          </w:rPr>
          <w:t>6.7</w:t>
        </w:r>
        <w:r>
          <w:rPr>
            <w:rFonts w:eastAsiaTheme="minorEastAsia"/>
            <w:noProof/>
            <w:lang w:eastAsia="fr-FR"/>
          </w:rPr>
          <w:tab/>
        </w:r>
        <w:r w:rsidRPr="004E3EB7">
          <w:rPr>
            <w:rStyle w:val="Lienhypertexte"/>
            <w:noProof/>
          </w:rPr>
          <w:t>Sauvegarde</w:t>
        </w:r>
        <w:r>
          <w:rPr>
            <w:noProof/>
            <w:webHidden/>
          </w:rPr>
          <w:tab/>
        </w:r>
        <w:r>
          <w:rPr>
            <w:noProof/>
            <w:webHidden/>
          </w:rPr>
          <w:fldChar w:fldCharType="begin"/>
        </w:r>
        <w:r>
          <w:rPr>
            <w:noProof/>
            <w:webHidden/>
          </w:rPr>
          <w:instrText xml:space="preserve"> PAGEREF _Toc126601359 \h </w:instrText>
        </w:r>
        <w:r>
          <w:rPr>
            <w:noProof/>
            <w:webHidden/>
          </w:rPr>
        </w:r>
        <w:r>
          <w:rPr>
            <w:noProof/>
            <w:webHidden/>
          </w:rPr>
          <w:fldChar w:fldCharType="separate"/>
        </w:r>
        <w:r>
          <w:rPr>
            <w:noProof/>
            <w:webHidden/>
          </w:rPr>
          <w:t>36</w:t>
        </w:r>
        <w:r>
          <w:rPr>
            <w:noProof/>
            <w:webHidden/>
          </w:rPr>
          <w:fldChar w:fldCharType="end"/>
        </w:r>
      </w:hyperlink>
    </w:p>
    <w:p w14:paraId="0F1A5069" w14:textId="7A15864A" w:rsidR="00BF6BF0" w:rsidRDefault="00BF6BF0">
      <w:pPr>
        <w:pStyle w:val="TM2"/>
        <w:tabs>
          <w:tab w:val="left" w:pos="880"/>
          <w:tab w:val="right" w:leader="dot" w:pos="10456"/>
        </w:tabs>
        <w:rPr>
          <w:rFonts w:eastAsiaTheme="minorEastAsia"/>
          <w:noProof/>
          <w:lang w:eastAsia="fr-FR"/>
        </w:rPr>
      </w:pPr>
      <w:hyperlink w:anchor="_Toc126601360" w:history="1">
        <w:r w:rsidRPr="004E3EB7">
          <w:rPr>
            <w:rStyle w:val="Lienhypertexte"/>
            <w:noProof/>
          </w:rPr>
          <w:t>6.8</w:t>
        </w:r>
        <w:r>
          <w:rPr>
            <w:rFonts w:eastAsiaTheme="minorEastAsia"/>
            <w:noProof/>
            <w:lang w:eastAsia="fr-FR"/>
          </w:rPr>
          <w:tab/>
        </w:r>
        <w:r w:rsidRPr="004E3EB7">
          <w:rPr>
            <w:rStyle w:val="Lienhypertexte"/>
            <w:noProof/>
          </w:rPr>
          <w:t>Utilisation de triggers</w:t>
        </w:r>
        <w:r>
          <w:rPr>
            <w:noProof/>
            <w:webHidden/>
          </w:rPr>
          <w:tab/>
        </w:r>
        <w:r>
          <w:rPr>
            <w:noProof/>
            <w:webHidden/>
          </w:rPr>
          <w:fldChar w:fldCharType="begin"/>
        </w:r>
        <w:r>
          <w:rPr>
            <w:noProof/>
            <w:webHidden/>
          </w:rPr>
          <w:instrText xml:space="preserve"> PAGEREF _Toc126601360 \h </w:instrText>
        </w:r>
        <w:r>
          <w:rPr>
            <w:noProof/>
            <w:webHidden/>
          </w:rPr>
        </w:r>
        <w:r>
          <w:rPr>
            <w:noProof/>
            <w:webHidden/>
          </w:rPr>
          <w:fldChar w:fldCharType="separate"/>
        </w:r>
        <w:r>
          <w:rPr>
            <w:noProof/>
            <w:webHidden/>
          </w:rPr>
          <w:t>36</w:t>
        </w:r>
        <w:r>
          <w:rPr>
            <w:noProof/>
            <w:webHidden/>
          </w:rPr>
          <w:fldChar w:fldCharType="end"/>
        </w:r>
      </w:hyperlink>
    </w:p>
    <w:p w14:paraId="7F8B82C4" w14:textId="7C82FE02" w:rsidR="00BF6BF0" w:rsidRDefault="00BF6BF0">
      <w:pPr>
        <w:pStyle w:val="TM1"/>
        <w:rPr>
          <w:rFonts w:eastAsiaTheme="minorEastAsia"/>
          <w:noProof/>
          <w:lang w:eastAsia="fr-FR"/>
        </w:rPr>
      </w:pPr>
      <w:hyperlink w:anchor="_Toc126601361" w:history="1">
        <w:r w:rsidRPr="004E3EB7">
          <w:rPr>
            <w:rStyle w:val="Lienhypertexte"/>
            <w:noProof/>
          </w:rPr>
          <w:t>7</w:t>
        </w:r>
        <w:r>
          <w:rPr>
            <w:rFonts w:eastAsiaTheme="minorEastAsia"/>
            <w:noProof/>
            <w:lang w:eastAsia="fr-FR"/>
          </w:rPr>
          <w:tab/>
        </w:r>
        <w:r w:rsidRPr="004E3EB7">
          <w:rPr>
            <w:rStyle w:val="Lienhypertexte"/>
            <w:noProof/>
          </w:rPr>
          <w:t>Tests</w:t>
        </w:r>
        <w:r>
          <w:rPr>
            <w:noProof/>
            <w:webHidden/>
          </w:rPr>
          <w:tab/>
        </w:r>
        <w:r>
          <w:rPr>
            <w:noProof/>
            <w:webHidden/>
          </w:rPr>
          <w:fldChar w:fldCharType="begin"/>
        </w:r>
        <w:r>
          <w:rPr>
            <w:noProof/>
            <w:webHidden/>
          </w:rPr>
          <w:instrText xml:space="preserve"> PAGEREF _Toc126601361 \h </w:instrText>
        </w:r>
        <w:r>
          <w:rPr>
            <w:noProof/>
            <w:webHidden/>
          </w:rPr>
        </w:r>
        <w:r>
          <w:rPr>
            <w:noProof/>
            <w:webHidden/>
          </w:rPr>
          <w:fldChar w:fldCharType="separate"/>
        </w:r>
        <w:r>
          <w:rPr>
            <w:noProof/>
            <w:webHidden/>
          </w:rPr>
          <w:t>38</w:t>
        </w:r>
        <w:r>
          <w:rPr>
            <w:noProof/>
            <w:webHidden/>
          </w:rPr>
          <w:fldChar w:fldCharType="end"/>
        </w:r>
      </w:hyperlink>
    </w:p>
    <w:p w14:paraId="26248301" w14:textId="2B7D1B94" w:rsidR="00BF6BF0" w:rsidRDefault="00BF6BF0">
      <w:pPr>
        <w:pStyle w:val="TM2"/>
        <w:tabs>
          <w:tab w:val="left" w:pos="880"/>
          <w:tab w:val="right" w:leader="dot" w:pos="10456"/>
        </w:tabs>
        <w:rPr>
          <w:rFonts w:eastAsiaTheme="minorEastAsia"/>
          <w:noProof/>
          <w:lang w:eastAsia="fr-FR"/>
        </w:rPr>
      </w:pPr>
      <w:hyperlink w:anchor="_Toc126601362" w:history="1">
        <w:r w:rsidRPr="004E3EB7">
          <w:rPr>
            <w:rStyle w:val="Lienhypertexte"/>
            <w:noProof/>
          </w:rPr>
          <w:t>7.1</w:t>
        </w:r>
        <w:r>
          <w:rPr>
            <w:rFonts w:eastAsiaTheme="minorEastAsia"/>
            <w:noProof/>
            <w:lang w:eastAsia="fr-FR"/>
          </w:rPr>
          <w:tab/>
        </w:r>
        <w:r w:rsidRPr="004E3EB7">
          <w:rPr>
            <w:rStyle w:val="Lienhypertexte"/>
            <w:noProof/>
          </w:rPr>
          <w:t>Tests unitaires</w:t>
        </w:r>
        <w:r>
          <w:rPr>
            <w:noProof/>
            <w:webHidden/>
          </w:rPr>
          <w:tab/>
        </w:r>
        <w:r>
          <w:rPr>
            <w:noProof/>
            <w:webHidden/>
          </w:rPr>
          <w:fldChar w:fldCharType="begin"/>
        </w:r>
        <w:r>
          <w:rPr>
            <w:noProof/>
            <w:webHidden/>
          </w:rPr>
          <w:instrText xml:space="preserve"> PAGEREF _Toc126601362 \h </w:instrText>
        </w:r>
        <w:r>
          <w:rPr>
            <w:noProof/>
            <w:webHidden/>
          </w:rPr>
        </w:r>
        <w:r>
          <w:rPr>
            <w:noProof/>
            <w:webHidden/>
          </w:rPr>
          <w:fldChar w:fldCharType="separate"/>
        </w:r>
        <w:r>
          <w:rPr>
            <w:noProof/>
            <w:webHidden/>
          </w:rPr>
          <w:t>38</w:t>
        </w:r>
        <w:r>
          <w:rPr>
            <w:noProof/>
            <w:webHidden/>
          </w:rPr>
          <w:fldChar w:fldCharType="end"/>
        </w:r>
      </w:hyperlink>
    </w:p>
    <w:p w14:paraId="61C2831F" w14:textId="2E687285" w:rsidR="00BF6BF0" w:rsidRDefault="00BF6BF0">
      <w:pPr>
        <w:pStyle w:val="TM4"/>
        <w:tabs>
          <w:tab w:val="left" w:pos="1100"/>
          <w:tab w:val="right" w:leader="dot" w:pos="10456"/>
        </w:tabs>
        <w:rPr>
          <w:rFonts w:eastAsiaTheme="minorEastAsia"/>
          <w:noProof/>
          <w:lang w:eastAsia="fr-FR"/>
        </w:rPr>
      </w:pPr>
      <w:hyperlink w:anchor="_Toc126601363" w:history="1">
        <w:r w:rsidRPr="004E3EB7">
          <w:rPr>
            <w:rStyle w:val="Lienhypertexte"/>
            <w:rFonts w:ascii="Wingdings" w:hAnsi="Wingdings"/>
            <w:noProof/>
          </w:rPr>
          <w:t></w:t>
        </w:r>
        <w:r>
          <w:rPr>
            <w:rFonts w:eastAsiaTheme="minorEastAsia"/>
            <w:noProof/>
            <w:lang w:eastAsia="fr-FR"/>
          </w:rPr>
          <w:tab/>
        </w:r>
        <w:r w:rsidRPr="004E3EB7">
          <w:rPr>
            <w:rStyle w:val="Lienhypertexte"/>
            <w:noProof/>
          </w:rPr>
          <w:t>Exemple : la fonction «findUserStatus»</w:t>
        </w:r>
        <w:r>
          <w:rPr>
            <w:noProof/>
            <w:webHidden/>
          </w:rPr>
          <w:tab/>
        </w:r>
        <w:r>
          <w:rPr>
            <w:noProof/>
            <w:webHidden/>
          </w:rPr>
          <w:fldChar w:fldCharType="begin"/>
        </w:r>
        <w:r>
          <w:rPr>
            <w:noProof/>
            <w:webHidden/>
          </w:rPr>
          <w:instrText xml:space="preserve"> PAGEREF _Toc126601363 \h </w:instrText>
        </w:r>
        <w:r>
          <w:rPr>
            <w:noProof/>
            <w:webHidden/>
          </w:rPr>
        </w:r>
        <w:r>
          <w:rPr>
            <w:noProof/>
            <w:webHidden/>
          </w:rPr>
          <w:fldChar w:fldCharType="separate"/>
        </w:r>
        <w:r>
          <w:rPr>
            <w:noProof/>
            <w:webHidden/>
          </w:rPr>
          <w:t>38</w:t>
        </w:r>
        <w:r>
          <w:rPr>
            <w:noProof/>
            <w:webHidden/>
          </w:rPr>
          <w:fldChar w:fldCharType="end"/>
        </w:r>
      </w:hyperlink>
    </w:p>
    <w:p w14:paraId="7E2D1A38" w14:textId="24823B07" w:rsidR="00BF6BF0" w:rsidRDefault="00BF6BF0">
      <w:pPr>
        <w:pStyle w:val="TM4"/>
        <w:tabs>
          <w:tab w:val="left" w:pos="1100"/>
          <w:tab w:val="right" w:leader="dot" w:pos="10456"/>
        </w:tabs>
        <w:rPr>
          <w:rFonts w:eastAsiaTheme="minorEastAsia"/>
          <w:noProof/>
          <w:lang w:eastAsia="fr-FR"/>
        </w:rPr>
      </w:pPr>
      <w:hyperlink w:anchor="_Toc126601364" w:history="1">
        <w:r w:rsidRPr="004E3EB7">
          <w:rPr>
            <w:rStyle w:val="Lienhypertexte"/>
            <w:rFonts w:ascii="Wingdings" w:hAnsi="Wingdings"/>
            <w:noProof/>
          </w:rPr>
          <w:t></w:t>
        </w:r>
        <w:r>
          <w:rPr>
            <w:rFonts w:eastAsiaTheme="minorEastAsia"/>
            <w:noProof/>
            <w:lang w:eastAsia="fr-FR"/>
          </w:rPr>
          <w:tab/>
        </w:r>
        <w:r w:rsidRPr="004E3EB7">
          <w:rPr>
            <w:rStyle w:val="Lienhypertexte"/>
            <w:noProof/>
          </w:rPr>
          <w:t>Utilisation d’un Pipeline GitHub</w:t>
        </w:r>
        <w:r>
          <w:rPr>
            <w:noProof/>
            <w:webHidden/>
          </w:rPr>
          <w:tab/>
        </w:r>
        <w:r>
          <w:rPr>
            <w:noProof/>
            <w:webHidden/>
          </w:rPr>
          <w:fldChar w:fldCharType="begin"/>
        </w:r>
        <w:r>
          <w:rPr>
            <w:noProof/>
            <w:webHidden/>
          </w:rPr>
          <w:instrText xml:space="preserve"> PAGEREF _Toc126601364 \h </w:instrText>
        </w:r>
        <w:r>
          <w:rPr>
            <w:noProof/>
            <w:webHidden/>
          </w:rPr>
        </w:r>
        <w:r>
          <w:rPr>
            <w:noProof/>
            <w:webHidden/>
          </w:rPr>
          <w:fldChar w:fldCharType="separate"/>
        </w:r>
        <w:r>
          <w:rPr>
            <w:noProof/>
            <w:webHidden/>
          </w:rPr>
          <w:t>39</w:t>
        </w:r>
        <w:r>
          <w:rPr>
            <w:noProof/>
            <w:webHidden/>
          </w:rPr>
          <w:fldChar w:fldCharType="end"/>
        </w:r>
      </w:hyperlink>
    </w:p>
    <w:p w14:paraId="2353CE02" w14:textId="10EA8CD7" w:rsidR="00BF6BF0" w:rsidRDefault="00BF6BF0">
      <w:pPr>
        <w:pStyle w:val="TM4"/>
        <w:tabs>
          <w:tab w:val="left" w:pos="1100"/>
          <w:tab w:val="right" w:leader="dot" w:pos="10456"/>
        </w:tabs>
        <w:rPr>
          <w:rFonts w:eastAsiaTheme="minorEastAsia"/>
          <w:noProof/>
          <w:lang w:eastAsia="fr-FR"/>
        </w:rPr>
      </w:pPr>
      <w:hyperlink w:anchor="_Toc126601365" w:history="1">
        <w:r w:rsidRPr="004E3EB7">
          <w:rPr>
            <w:rStyle w:val="Lienhypertexte"/>
            <w:rFonts w:ascii="Wingdings" w:hAnsi="Wingdings"/>
            <w:noProof/>
          </w:rPr>
          <w:t></w:t>
        </w:r>
        <w:r>
          <w:rPr>
            <w:rFonts w:eastAsiaTheme="minorEastAsia"/>
            <w:noProof/>
            <w:lang w:eastAsia="fr-FR"/>
          </w:rPr>
          <w:tab/>
        </w:r>
        <w:r w:rsidRPr="004E3EB7">
          <w:rPr>
            <w:rStyle w:val="Lienhypertexte"/>
            <w:noProof/>
          </w:rPr>
          <w:t>Annexe 1 : écran du pipeline GitHub</w:t>
        </w:r>
        <w:r>
          <w:rPr>
            <w:noProof/>
            <w:webHidden/>
          </w:rPr>
          <w:tab/>
        </w:r>
        <w:r>
          <w:rPr>
            <w:noProof/>
            <w:webHidden/>
          </w:rPr>
          <w:fldChar w:fldCharType="begin"/>
        </w:r>
        <w:r>
          <w:rPr>
            <w:noProof/>
            <w:webHidden/>
          </w:rPr>
          <w:instrText xml:space="preserve"> PAGEREF _Toc126601365 \h </w:instrText>
        </w:r>
        <w:r>
          <w:rPr>
            <w:noProof/>
            <w:webHidden/>
          </w:rPr>
        </w:r>
        <w:r>
          <w:rPr>
            <w:noProof/>
            <w:webHidden/>
          </w:rPr>
          <w:fldChar w:fldCharType="separate"/>
        </w:r>
        <w:r>
          <w:rPr>
            <w:noProof/>
            <w:webHidden/>
          </w:rPr>
          <w:t>39</w:t>
        </w:r>
        <w:r>
          <w:rPr>
            <w:noProof/>
            <w:webHidden/>
          </w:rPr>
          <w:fldChar w:fldCharType="end"/>
        </w:r>
      </w:hyperlink>
    </w:p>
    <w:p w14:paraId="6112D959" w14:textId="1C7A50FA" w:rsidR="00BF6BF0" w:rsidRDefault="00BF6BF0">
      <w:pPr>
        <w:pStyle w:val="TM2"/>
        <w:tabs>
          <w:tab w:val="left" w:pos="880"/>
          <w:tab w:val="right" w:leader="dot" w:pos="10456"/>
        </w:tabs>
        <w:rPr>
          <w:rFonts w:eastAsiaTheme="minorEastAsia"/>
          <w:noProof/>
          <w:lang w:eastAsia="fr-FR"/>
        </w:rPr>
      </w:pPr>
      <w:hyperlink w:anchor="_Toc126601366" w:history="1">
        <w:r w:rsidRPr="004E3EB7">
          <w:rPr>
            <w:rStyle w:val="Lienhypertexte"/>
            <w:noProof/>
          </w:rPr>
          <w:t>7.2</w:t>
        </w:r>
        <w:r>
          <w:rPr>
            <w:rFonts w:eastAsiaTheme="minorEastAsia"/>
            <w:noProof/>
            <w:lang w:eastAsia="fr-FR"/>
          </w:rPr>
          <w:tab/>
        </w:r>
        <w:r w:rsidRPr="004E3EB7">
          <w:rPr>
            <w:rStyle w:val="Lienhypertexte"/>
            <w:noProof/>
          </w:rPr>
          <w:t>Tests fonctionnels</w:t>
        </w:r>
        <w:r>
          <w:rPr>
            <w:noProof/>
            <w:webHidden/>
          </w:rPr>
          <w:tab/>
        </w:r>
        <w:r>
          <w:rPr>
            <w:noProof/>
            <w:webHidden/>
          </w:rPr>
          <w:fldChar w:fldCharType="begin"/>
        </w:r>
        <w:r>
          <w:rPr>
            <w:noProof/>
            <w:webHidden/>
          </w:rPr>
          <w:instrText xml:space="preserve"> PAGEREF _Toc126601366 \h </w:instrText>
        </w:r>
        <w:r>
          <w:rPr>
            <w:noProof/>
            <w:webHidden/>
          </w:rPr>
        </w:r>
        <w:r>
          <w:rPr>
            <w:noProof/>
            <w:webHidden/>
          </w:rPr>
          <w:fldChar w:fldCharType="separate"/>
        </w:r>
        <w:r>
          <w:rPr>
            <w:noProof/>
            <w:webHidden/>
          </w:rPr>
          <w:t>39</w:t>
        </w:r>
        <w:r>
          <w:rPr>
            <w:noProof/>
            <w:webHidden/>
          </w:rPr>
          <w:fldChar w:fldCharType="end"/>
        </w:r>
      </w:hyperlink>
    </w:p>
    <w:p w14:paraId="2B291522" w14:textId="3D0B9D0D" w:rsidR="00BF6BF0" w:rsidRDefault="00BF6BF0">
      <w:pPr>
        <w:pStyle w:val="TM4"/>
        <w:tabs>
          <w:tab w:val="left" w:pos="1100"/>
          <w:tab w:val="right" w:leader="dot" w:pos="10456"/>
        </w:tabs>
        <w:rPr>
          <w:rFonts w:eastAsiaTheme="minorEastAsia"/>
          <w:noProof/>
          <w:lang w:eastAsia="fr-FR"/>
        </w:rPr>
      </w:pPr>
      <w:hyperlink w:anchor="_Toc126601367" w:history="1">
        <w:r w:rsidRPr="004E3EB7">
          <w:rPr>
            <w:rStyle w:val="Lienhypertexte"/>
            <w:rFonts w:ascii="Wingdings" w:hAnsi="Wingdings"/>
            <w:noProof/>
          </w:rPr>
          <w:t></w:t>
        </w:r>
        <w:r>
          <w:rPr>
            <w:rFonts w:eastAsiaTheme="minorEastAsia"/>
            <w:noProof/>
            <w:lang w:eastAsia="fr-FR"/>
          </w:rPr>
          <w:tab/>
        </w:r>
        <w:r w:rsidRPr="004E3EB7">
          <w:rPr>
            <w:rStyle w:val="Lienhypertexte"/>
            <w:noProof/>
          </w:rPr>
          <w:t>Base de tests</w:t>
        </w:r>
        <w:r>
          <w:rPr>
            <w:noProof/>
            <w:webHidden/>
          </w:rPr>
          <w:tab/>
        </w:r>
        <w:r>
          <w:rPr>
            <w:noProof/>
            <w:webHidden/>
          </w:rPr>
          <w:fldChar w:fldCharType="begin"/>
        </w:r>
        <w:r>
          <w:rPr>
            <w:noProof/>
            <w:webHidden/>
          </w:rPr>
          <w:instrText xml:space="preserve"> PAGEREF _Toc126601367 \h </w:instrText>
        </w:r>
        <w:r>
          <w:rPr>
            <w:noProof/>
            <w:webHidden/>
          </w:rPr>
        </w:r>
        <w:r>
          <w:rPr>
            <w:noProof/>
            <w:webHidden/>
          </w:rPr>
          <w:fldChar w:fldCharType="separate"/>
        </w:r>
        <w:r>
          <w:rPr>
            <w:noProof/>
            <w:webHidden/>
          </w:rPr>
          <w:t>39</w:t>
        </w:r>
        <w:r>
          <w:rPr>
            <w:noProof/>
            <w:webHidden/>
          </w:rPr>
          <w:fldChar w:fldCharType="end"/>
        </w:r>
      </w:hyperlink>
    </w:p>
    <w:p w14:paraId="621C7F1C" w14:textId="66608E65" w:rsidR="00BF6BF0" w:rsidRDefault="00BF6BF0">
      <w:pPr>
        <w:pStyle w:val="TM4"/>
        <w:tabs>
          <w:tab w:val="left" w:pos="1100"/>
          <w:tab w:val="right" w:leader="dot" w:pos="10456"/>
        </w:tabs>
        <w:rPr>
          <w:rFonts w:eastAsiaTheme="minorEastAsia"/>
          <w:noProof/>
          <w:lang w:eastAsia="fr-FR"/>
        </w:rPr>
      </w:pPr>
      <w:hyperlink w:anchor="_Toc126601368" w:history="1">
        <w:r w:rsidRPr="004E3EB7">
          <w:rPr>
            <w:rStyle w:val="Lienhypertexte"/>
            <w:rFonts w:ascii="Wingdings" w:hAnsi="Wingdings"/>
            <w:noProof/>
          </w:rPr>
          <w:t></w:t>
        </w:r>
        <w:r>
          <w:rPr>
            <w:rFonts w:eastAsiaTheme="minorEastAsia"/>
            <w:noProof/>
            <w:lang w:eastAsia="fr-FR"/>
          </w:rPr>
          <w:tab/>
        </w:r>
        <w:r w:rsidRPr="004E3EB7">
          <w:rPr>
            <w:rStyle w:val="Lienhypertexte"/>
            <w:noProof/>
          </w:rPr>
          <w:t>Annexe 2 - exemple de scénario complexe</w:t>
        </w:r>
        <w:r>
          <w:rPr>
            <w:noProof/>
            <w:webHidden/>
          </w:rPr>
          <w:tab/>
        </w:r>
        <w:r>
          <w:rPr>
            <w:noProof/>
            <w:webHidden/>
          </w:rPr>
          <w:fldChar w:fldCharType="begin"/>
        </w:r>
        <w:r>
          <w:rPr>
            <w:noProof/>
            <w:webHidden/>
          </w:rPr>
          <w:instrText xml:space="preserve"> PAGEREF _Toc126601368 \h </w:instrText>
        </w:r>
        <w:r>
          <w:rPr>
            <w:noProof/>
            <w:webHidden/>
          </w:rPr>
        </w:r>
        <w:r>
          <w:rPr>
            <w:noProof/>
            <w:webHidden/>
          </w:rPr>
          <w:fldChar w:fldCharType="separate"/>
        </w:r>
        <w:r>
          <w:rPr>
            <w:noProof/>
            <w:webHidden/>
          </w:rPr>
          <w:t>39</w:t>
        </w:r>
        <w:r>
          <w:rPr>
            <w:noProof/>
            <w:webHidden/>
          </w:rPr>
          <w:fldChar w:fldCharType="end"/>
        </w:r>
      </w:hyperlink>
    </w:p>
    <w:p w14:paraId="7A453321" w14:textId="5E117725" w:rsidR="00BF6BF0" w:rsidRDefault="00BF6BF0">
      <w:pPr>
        <w:pStyle w:val="TM4"/>
        <w:tabs>
          <w:tab w:val="left" w:pos="1100"/>
          <w:tab w:val="right" w:leader="dot" w:pos="10456"/>
        </w:tabs>
        <w:rPr>
          <w:rFonts w:eastAsiaTheme="minorEastAsia"/>
          <w:noProof/>
          <w:lang w:eastAsia="fr-FR"/>
        </w:rPr>
      </w:pPr>
      <w:hyperlink w:anchor="_Toc126601369" w:history="1">
        <w:r w:rsidRPr="004E3EB7">
          <w:rPr>
            <w:rStyle w:val="Lienhypertexte"/>
            <w:rFonts w:ascii="Wingdings" w:hAnsi="Wingdings"/>
            <w:noProof/>
          </w:rPr>
          <w:t></w:t>
        </w:r>
        <w:r>
          <w:rPr>
            <w:rFonts w:eastAsiaTheme="minorEastAsia"/>
            <w:noProof/>
            <w:lang w:eastAsia="fr-FR"/>
          </w:rPr>
          <w:tab/>
        </w:r>
        <w:r w:rsidRPr="004E3EB7">
          <w:rPr>
            <w:rStyle w:val="Lienhypertexte"/>
            <w:noProof/>
          </w:rPr>
          <w:t>Annexe 3 - exemples de test Postman</w:t>
        </w:r>
        <w:r>
          <w:rPr>
            <w:noProof/>
            <w:webHidden/>
          </w:rPr>
          <w:tab/>
        </w:r>
        <w:r>
          <w:rPr>
            <w:noProof/>
            <w:webHidden/>
          </w:rPr>
          <w:fldChar w:fldCharType="begin"/>
        </w:r>
        <w:r>
          <w:rPr>
            <w:noProof/>
            <w:webHidden/>
          </w:rPr>
          <w:instrText xml:space="preserve"> PAGEREF _Toc126601369 \h </w:instrText>
        </w:r>
        <w:r>
          <w:rPr>
            <w:noProof/>
            <w:webHidden/>
          </w:rPr>
        </w:r>
        <w:r>
          <w:rPr>
            <w:noProof/>
            <w:webHidden/>
          </w:rPr>
          <w:fldChar w:fldCharType="separate"/>
        </w:r>
        <w:r>
          <w:rPr>
            <w:noProof/>
            <w:webHidden/>
          </w:rPr>
          <w:t>39</w:t>
        </w:r>
        <w:r>
          <w:rPr>
            <w:noProof/>
            <w:webHidden/>
          </w:rPr>
          <w:fldChar w:fldCharType="end"/>
        </w:r>
      </w:hyperlink>
    </w:p>
    <w:p w14:paraId="4BC770A6" w14:textId="1D47F3C9" w:rsidR="00BF6BF0" w:rsidRDefault="00BF6BF0">
      <w:pPr>
        <w:pStyle w:val="TM4"/>
        <w:tabs>
          <w:tab w:val="left" w:pos="1100"/>
          <w:tab w:val="right" w:leader="dot" w:pos="10456"/>
        </w:tabs>
        <w:rPr>
          <w:rFonts w:eastAsiaTheme="minorEastAsia"/>
          <w:noProof/>
          <w:lang w:eastAsia="fr-FR"/>
        </w:rPr>
      </w:pPr>
      <w:hyperlink w:anchor="_Toc126601370" w:history="1">
        <w:r w:rsidRPr="004E3EB7">
          <w:rPr>
            <w:rStyle w:val="Lienhypertexte"/>
            <w:rFonts w:ascii="Wingdings" w:hAnsi="Wingdings"/>
            <w:noProof/>
          </w:rPr>
          <w:t></w:t>
        </w:r>
        <w:r>
          <w:rPr>
            <w:rFonts w:eastAsiaTheme="minorEastAsia"/>
            <w:noProof/>
            <w:lang w:eastAsia="fr-FR"/>
          </w:rPr>
          <w:tab/>
        </w:r>
        <w:r w:rsidRPr="004E3EB7">
          <w:rPr>
            <w:rStyle w:val="Lienhypertexte"/>
            <w:noProof/>
          </w:rPr>
          <w:t>Annexe 4 - exemples de collections Postman</w:t>
        </w:r>
        <w:r>
          <w:rPr>
            <w:noProof/>
            <w:webHidden/>
          </w:rPr>
          <w:tab/>
        </w:r>
        <w:r>
          <w:rPr>
            <w:noProof/>
            <w:webHidden/>
          </w:rPr>
          <w:fldChar w:fldCharType="begin"/>
        </w:r>
        <w:r>
          <w:rPr>
            <w:noProof/>
            <w:webHidden/>
          </w:rPr>
          <w:instrText xml:space="preserve"> PAGEREF _Toc126601370 \h </w:instrText>
        </w:r>
        <w:r>
          <w:rPr>
            <w:noProof/>
            <w:webHidden/>
          </w:rPr>
        </w:r>
        <w:r>
          <w:rPr>
            <w:noProof/>
            <w:webHidden/>
          </w:rPr>
          <w:fldChar w:fldCharType="separate"/>
        </w:r>
        <w:r>
          <w:rPr>
            <w:noProof/>
            <w:webHidden/>
          </w:rPr>
          <w:t>39</w:t>
        </w:r>
        <w:r>
          <w:rPr>
            <w:noProof/>
            <w:webHidden/>
          </w:rPr>
          <w:fldChar w:fldCharType="end"/>
        </w:r>
      </w:hyperlink>
    </w:p>
    <w:p w14:paraId="3D396D4B" w14:textId="25403781" w:rsidR="00BF6BF0" w:rsidRDefault="00BF6BF0">
      <w:pPr>
        <w:pStyle w:val="TM1"/>
        <w:rPr>
          <w:rFonts w:eastAsiaTheme="minorEastAsia"/>
          <w:noProof/>
          <w:lang w:eastAsia="fr-FR"/>
        </w:rPr>
      </w:pPr>
      <w:hyperlink w:anchor="_Toc126601371" w:history="1">
        <w:r w:rsidRPr="004E3EB7">
          <w:rPr>
            <w:rStyle w:val="Lienhypertexte"/>
            <w:noProof/>
          </w:rPr>
          <w:t>8</w:t>
        </w:r>
        <w:r>
          <w:rPr>
            <w:rFonts w:eastAsiaTheme="minorEastAsia"/>
            <w:noProof/>
            <w:lang w:eastAsia="fr-FR"/>
          </w:rPr>
          <w:tab/>
        </w:r>
        <w:r w:rsidRPr="004E3EB7">
          <w:rPr>
            <w:rStyle w:val="Lienhypertexte"/>
            <w:noProof/>
          </w:rPr>
          <w:t>Organisation</w:t>
        </w:r>
        <w:r>
          <w:rPr>
            <w:noProof/>
            <w:webHidden/>
          </w:rPr>
          <w:tab/>
        </w:r>
        <w:r>
          <w:rPr>
            <w:noProof/>
            <w:webHidden/>
          </w:rPr>
          <w:fldChar w:fldCharType="begin"/>
        </w:r>
        <w:r>
          <w:rPr>
            <w:noProof/>
            <w:webHidden/>
          </w:rPr>
          <w:instrText xml:space="preserve"> PAGEREF _Toc126601371 \h </w:instrText>
        </w:r>
        <w:r>
          <w:rPr>
            <w:noProof/>
            <w:webHidden/>
          </w:rPr>
        </w:r>
        <w:r>
          <w:rPr>
            <w:noProof/>
            <w:webHidden/>
          </w:rPr>
          <w:fldChar w:fldCharType="separate"/>
        </w:r>
        <w:r>
          <w:rPr>
            <w:noProof/>
            <w:webHidden/>
          </w:rPr>
          <w:t>40</w:t>
        </w:r>
        <w:r>
          <w:rPr>
            <w:noProof/>
            <w:webHidden/>
          </w:rPr>
          <w:fldChar w:fldCharType="end"/>
        </w:r>
      </w:hyperlink>
    </w:p>
    <w:p w14:paraId="5F2299AE" w14:textId="7583A01D" w:rsidR="00BF6BF0" w:rsidRDefault="00BF6BF0">
      <w:pPr>
        <w:pStyle w:val="TM4"/>
        <w:tabs>
          <w:tab w:val="left" w:pos="1100"/>
          <w:tab w:val="right" w:leader="dot" w:pos="10456"/>
        </w:tabs>
        <w:rPr>
          <w:rFonts w:eastAsiaTheme="minorEastAsia"/>
          <w:noProof/>
          <w:lang w:eastAsia="fr-FR"/>
        </w:rPr>
      </w:pPr>
      <w:hyperlink w:anchor="_Toc126601372" w:history="1">
        <w:r w:rsidRPr="004E3EB7">
          <w:rPr>
            <w:rStyle w:val="Lienhypertexte"/>
            <w:rFonts w:ascii="Wingdings" w:hAnsi="Wingdings"/>
            <w:noProof/>
          </w:rPr>
          <w:t></w:t>
        </w:r>
        <w:r>
          <w:rPr>
            <w:rFonts w:eastAsiaTheme="minorEastAsia"/>
            <w:noProof/>
            <w:lang w:eastAsia="fr-FR"/>
          </w:rPr>
          <w:tab/>
        </w:r>
        <w:r w:rsidRPr="004E3EB7">
          <w:rPr>
            <w:rStyle w:val="Lienhypertexte"/>
            <w:noProof/>
          </w:rPr>
          <w:t>GitHub – outil de versionning</w:t>
        </w:r>
        <w:r>
          <w:rPr>
            <w:noProof/>
            <w:webHidden/>
          </w:rPr>
          <w:tab/>
        </w:r>
        <w:r>
          <w:rPr>
            <w:noProof/>
            <w:webHidden/>
          </w:rPr>
          <w:fldChar w:fldCharType="begin"/>
        </w:r>
        <w:r>
          <w:rPr>
            <w:noProof/>
            <w:webHidden/>
          </w:rPr>
          <w:instrText xml:space="preserve"> PAGEREF _Toc126601372 \h </w:instrText>
        </w:r>
        <w:r>
          <w:rPr>
            <w:noProof/>
            <w:webHidden/>
          </w:rPr>
        </w:r>
        <w:r>
          <w:rPr>
            <w:noProof/>
            <w:webHidden/>
          </w:rPr>
          <w:fldChar w:fldCharType="separate"/>
        </w:r>
        <w:r>
          <w:rPr>
            <w:noProof/>
            <w:webHidden/>
          </w:rPr>
          <w:t>41</w:t>
        </w:r>
        <w:r>
          <w:rPr>
            <w:noProof/>
            <w:webHidden/>
          </w:rPr>
          <w:fldChar w:fldCharType="end"/>
        </w:r>
      </w:hyperlink>
    </w:p>
    <w:p w14:paraId="4D6E9455" w14:textId="04A869B5" w:rsidR="00BF6BF0" w:rsidRDefault="00BF6BF0">
      <w:pPr>
        <w:pStyle w:val="TM1"/>
        <w:rPr>
          <w:rFonts w:eastAsiaTheme="minorEastAsia"/>
          <w:noProof/>
          <w:lang w:eastAsia="fr-FR"/>
        </w:rPr>
      </w:pPr>
      <w:hyperlink w:anchor="_Toc126601373" w:history="1">
        <w:r w:rsidRPr="004E3EB7">
          <w:rPr>
            <w:rStyle w:val="Lienhypertexte"/>
            <w:noProof/>
          </w:rPr>
          <w:t>9</w:t>
        </w:r>
        <w:r>
          <w:rPr>
            <w:rFonts w:eastAsiaTheme="minorEastAsia"/>
            <w:noProof/>
            <w:lang w:eastAsia="fr-FR"/>
          </w:rPr>
          <w:tab/>
        </w:r>
        <w:r w:rsidRPr="004E3EB7">
          <w:rPr>
            <w:rStyle w:val="Lienhypertexte"/>
            <w:noProof/>
          </w:rPr>
          <w:t>Perspectives d’évolutions</w:t>
        </w:r>
        <w:r>
          <w:rPr>
            <w:noProof/>
            <w:webHidden/>
          </w:rPr>
          <w:tab/>
        </w:r>
        <w:r>
          <w:rPr>
            <w:noProof/>
            <w:webHidden/>
          </w:rPr>
          <w:fldChar w:fldCharType="begin"/>
        </w:r>
        <w:r>
          <w:rPr>
            <w:noProof/>
            <w:webHidden/>
          </w:rPr>
          <w:instrText xml:space="preserve"> PAGEREF _Toc126601373 \h </w:instrText>
        </w:r>
        <w:r>
          <w:rPr>
            <w:noProof/>
            <w:webHidden/>
          </w:rPr>
        </w:r>
        <w:r>
          <w:rPr>
            <w:noProof/>
            <w:webHidden/>
          </w:rPr>
          <w:fldChar w:fldCharType="separate"/>
        </w:r>
        <w:r>
          <w:rPr>
            <w:noProof/>
            <w:webHidden/>
          </w:rPr>
          <w:t>41</w:t>
        </w:r>
        <w:r>
          <w:rPr>
            <w:noProof/>
            <w:webHidden/>
          </w:rPr>
          <w:fldChar w:fldCharType="end"/>
        </w:r>
      </w:hyperlink>
    </w:p>
    <w:p w14:paraId="263D5ED7" w14:textId="2B206AF9" w:rsidR="00BF6BF0" w:rsidRDefault="00BF6BF0">
      <w:pPr>
        <w:pStyle w:val="TM2"/>
        <w:tabs>
          <w:tab w:val="left" w:pos="880"/>
          <w:tab w:val="right" w:leader="dot" w:pos="10456"/>
        </w:tabs>
        <w:rPr>
          <w:rFonts w:eastAsiaTheme="minorEastAsia"/>
          <w:noProof/>
          <w:lang w:eastAsia="fr-FR"/>
        </w:rPr>
      </w:pPr>
      <w:hyperlink w:anchor="_Toc126601374" w:history="1">
        <w:r w:rsidRPr="004E3EB7">
          <w:rPr>
            <w:rStyle w:val="Lienhypertexte"/>
            <w:noProof/>
          </w:rPr>
          <w:t>9.1</w:t>
        </w:r>
        <w:r>
          <w:rPr>
            <w:rFonts w:eastAsiaTheme="minorEastAsia"/>
            <w:noProof/>
            <w:lang w:eastAsia="fr-FR"/>
          </w:rPr>
          <w:tab/>
        </w:r>
        <w:r w:rsidRPr="004E3EB7">
          <w:rPr>
            <w:rStyle w:val="Lienhypertexte"/>
            <w:noProof/>
          </w:rPr>
          <w:t>Fonctionnelles</w:t>
        </w:r>
        <w:r>
          <w:rPr>
            <w:noProof/>
            <w:webHidden/>
          </w:rPr>
          <w:tab/>
        </w:r>
        <w:r>
          <w:rPr>
            <w:noProof/>
            <w:webHidden/>
          </w:rPr>
          <w:fldChar w:fldCharType="begin"/>
        </w:r>
        <w:r>
          <w:rPr>
            <w:noProof/>
            <w:webHidden/>
          </w:rPr>
          <w:instrText xml:space="preserve"> PAGEREF _Toc126601374 \h </w:instrText>
        </w:r>
        <w:r>
          <w:rPr>
            <w:noProof/>
            <w:webHidden/>
          </w:rPr>
        </w:r>
        <w:r>
          <w:rPr>
            <w:noProof/>
            <w:webHidden/>
          </w:rPr>
          <w:fldChar w:fldCharType="separate"/>
        </w:r>
        <w:r>
          <w:rPr>
            <w:noProof/>
            <w:webHidden/>
          </w:rPr>
          <w:t>41</w:t>
        </w:r>
        <w:r>
          <w:rPr>
            <w:noProof/>
            <w:webHidden/>
          </w:rPr>
          <w:fldChar w:fldCharType="end"/>
        </w:r>
      </w:hyperlink>
    </w:p>
    <w:p w14:paraId="1B6C2F68" w14:textId="68506F66" w:rsidR="00BF6BF0" w:rsidRDefault="00BF6BF0">
      <w:pPr>
        <w:pStyle w:val="TM4"/>
        <w:tabs>
          <w:tab w:val="left" w:pos="1100"/>
          <w:tab w:val="right" w:leader="dot" w:pos="10456"/>
        </w:tabs>
        <w:rPr>
          <w:rFonts w:eastAsiaTheme="minorEastAsia"/>
          <w:noProof/>
          <w:lang w:eastAsia="fr-FR"/>
        </w:rPr>
      </w:pPr>
      <w:hyperlink w:anchor="_Toc126601375" w:history="1">
        <w:r w:rsidRPr="004E3EB7">
          <w:rPr>
            <w:rStyle w:val="Lienhypertexte"/>
            <w:rFonts w:ascii="Wingdings" w:hAnsi="Wingdings"/>
            <w:noProof/>
          </w:rPr>
          <w:t></w:t>
        </w:r>
        <w:r>
          <w:rPr>
            <w:rFonts w:eastAsiaTheme="minorEastAsia"/>
            <w:noProof/>
            <w:lang w:eastAsia="fr-FR"/>
          </w:rPr>
          <w:tab/>
        </w:r>
        <w:r w:rsidRPr="004E3EB7">
          <w:rPr>
            <w:rStyle w:val="Lienhypertexte"/>
            <w:noProof/>
          </w:rPr>
          <w:t>Relance d’un incident non satisfaisant au lieu de la création d’un nouvel incident</w:t>
        </w:r>
        <w:r>
          <w:rPr>
            <w:noProof/>
            <w:webHidden/>
          </w:rPr>
          <w:tab/>
        </w:r>
        <w:r>
          <w:rPr>
            <w:noProof/>
            <w:webHidden/>
          </w:rPr>
          <w:fldChar w:fldCharType="begin"/>
        </w:r>
        <w:r>
          <w:rPr>
            <w:noProof/>
            <w:webHidden/>
          </w:rPr>
          <w:instrText xml:space="preserve"> PAGEREF _Toc126601375 \h </w:instrText>
        </w:r>
        <w:r>
          <w:rPr>
            <w:noProof/>
            <w:webHidden/>
          </w:rPr>
        </w:r>
        <w:r>
          <w:rPr>
            <w:noProof/>
            <w:webHidden/>
          </w:rPr>
          <w:fldChar w:fldCharType="separate"/>
        </w:r>
        <w:r>
          <w:rPr>
            <w:noProof/>
            <w:webHidden/>
          </w:rPr>
          <w:t>41</w:t>
        </w:r>
        <w:r>
          <w:rPr>
            <w:noProof/>
            <w:webHidden/>
          </w:rPr>
          <w:fldChar w:fldCharType="end"/>
        </w:r>
      </w:hyperlink>
    </w:p>
    <w:p w14:paraId="20635F55" w14:textId="23741C18" w:rsidR="00BF6BF0" w:rsidRDefault="00BF6BF0">
      <w:pPr>
        <w:pStyle w:val="TM4"/>
        <w:tabs>
          <w:tab w:val="left" w:pos="1100"/>
          <w:tab w:val="right" w:leader="dot" w:pos="10456"/>
        </w:tabs>
        <w:rPr>
          <w:rFonts w:eastAsiaTheme="minorEastAsia"/>
          <w:noProof/>
          <w:lang w:eastAsia="fr-FR"/>
        </w:rPr>
      </w:pPr>
      <w:hyperlink w:anchor="_Toc126601376" w:history="1">
        <w:r w:rsidRPr="004E3EB7">
          <w:rPr>
            <w:rStyle w:val="Lienhypertexte"/>
            <w:rFonts w:ascii="Wingdings" w:hAnsi="Wingdings"/>
            <w:noProof/>
          </w:rPr>
          <w:t></w:t>
        </w:r>
        <w:r>
          <w:rPr>
            <w:rFonts w:eastAsiaTheme="minorEastAsia"/>
            <w:noProof/>
            <w:lang w:eastAsia="fr-FR"/>
          </w:rPr>
          <w:tab/>
        </w:r>
        <w:r w:rsidRPr="004E3EB7">
          <w:rPr>
            <w:rStyle w:val="Lienhypertexte"/>
            <w:noProof/>
          </w:rPr>
          <w:t>Réintégration d’un utilisateur inactif</w:t>
        </w:r>
        <w:r>
          <w:rPr>
            <w:noProof/>
            <w:webHidden/>
          </w:rPr>
          <w:tab/>
        </w:r>
        <w:r>
          <w:rPr>
            <w:noProof/>
            <w:webHidden/>
          </w:rPr>
          <w:fldChar w:fldCharType="begin"/>
        </w:r>
        <w:r>
          <w:rPr>
            <w:noProof/>
            <w:webHidden/>
          </w:rPr>
          <w:instrText xml:space="preserve"> PAGEREF _Toc126601376 \h </w:instrText>
        </w:r>
        <w:r>
          <w:rPr>
            <w:noProof/>
            <w:webHidden/>
          </w:rPr>
        </w:r>
        <w:r>
          <w:rPr>
            <w:noProof/>
            <w:webHidden/>
          </w:rPr>
          <w:fldChar w:fldCharType="separate"/>
        </w:r>
        <w:r>
          <w:rPr>
            <w:noProof/>
            <w:webHidden/>
          </w:rPr>
          <w:t>41</w:t>
        </w:r>
        <w:r>
          <w:rPr>
            <w:noProof/>
            <w:webHidden/>
          </w:rPr>
          <w:fldChar w:fldCharType="end"/>
        </w:r>
      </w:hyperlink>
    </w:p>
    <w:p w14:paraId="1F4CFC59" w14:textId="71AB2B00" w:rsidR="00BF6BF0" w:rsidRDefault="00BF6BF0">
      <w:pPr>
        <w:pStyle w:val="TM4"/>
        <w:tabs>
          <w:tab w:val="left" w:pos="1100"/>
          <w:tab w:val="right" w:leader="dot" w:pos="10456"/>
        </w:tabs>
        <w:rPr>
          <w:rFonts w:eastAsiaTheme="minorEastAsia"/>
          <w:noProof/>
          <w:lang w:eastAsia="fr-FR"/>
        </w:rPr>
      </w:pPr>
      <w:hyperlink w:anchor="_Toc126601377" w:history="1">
        <w:r w:rsidRPr="004E3EB7">
          <w:rPr>
            <w:rStyle w:val="Lienhypertexte"/>
            <w:rFonts w:ascii="Wingdings" w:hAnsi="Wingdings"/>
            <w:noProof/>
          </w:rPr>
          <w:t></w:t>
        </w:r>
        <w:r>
          <w:rPr>
            <w:rFonts w:eastAsiaTheme="minorEastAsia"/>
            <w:noProof/>
            <w:lang w:eastAsia="fr-FR"/>
          </w:rPr>
          <w:tab/>
        </w:r>
        <w:r w:rsidRPr="004E3EB7">
          <w:rPr>
            <w:rStyle w:val="Lienhypertexte"/>
            <w:noProof/>
          </w:rPr>
          <w:t>Archivage des utilisateurs et sauvegarde incidents/utilisateurs archivés</w:t>
        </w:r>
        <w:r>
          <w:rPr>
            <w:noProof/>
            <w:webHidden/>
          </w:rPr>
          <w:tab/>
        </w:r>
        <w:r>
          <w:rPr>
            <w:noProof/>
            <w:webHidden/>
          </w:rPr>
          <w:fldChar w:fldCharType="begin"/>
        </w:r>
        <w:r>
          <w:rPr>
            <w:noProof/>
            <w:webHidden/>
          </w:rPr>
          <w:instrText xml:space="preserve"> PAGEREF _Toc126601377 \h </w:instrText>
        </w:r>
        <w:r>
          <w:rPr>
            <w:noProof/>
            <w:webHidden/>
          </w:rPr>
        </w:r>
        <w:r>
          <w:rPr>
            <w:noProof/>
            <w:webHidden/>
          </w:rPr>
          <w:fldChar w:fldCharType="separate"/>
        </w:r>
        <w:r>
          <w:rPr>
            <w:noProof/>
            <w:webHidden/>
          </w:rPr>
          <w:t>41</w:t>
        </w:r>
        <w:r>
          <w:rPr>
            <w:noProof/>
            <w:webHidden/>
          </w:rPr>
          <w:fldChar w:fldCharType="end"/>
        </w:r>
      </w:hyperlink>
    </w:p>
    <w:p w14:paraId="6779AC36" w14:textId="698603D0" w:rsidR="00BF6BF0" w:rsidRDefault="00BF6BF0">
      <w:pPr>
        <w:pStyle w:val="TM4"/>
        <w:tabs>
          <w:tab w:val="left" w:pos="1100"/>
          <w:tab w:val="right" w:leader="dot" w:pos="10456"/>
        </w:tabs>
        <w:rPr>
          <w:rFonts w:eastAsiaTheme="minorEastAsia"/>
          <w:noProof/>
          <w:lang w:eastAsia="fr-FR"/>
        </w:rPr>
      </w:pPr>
      <w:hyperlink w:anchor="_Toc126601378" w:history="1">
        <w:r w:rsidRPr="004E3EB7">
          <w:rPr>
            <w:rStyle w:val="Lienhypertexte"/>
            <w:rFonts w:ascii="Wingdings" w:hAnsi="Wingdings"/>
            <w:noProof/>
          </w:rPr>
          <w:t></w:t>
        </w:r>
        <w:r>
          <w:rPr>
            <w:rFonts w:eastAsiaTheme="minorEastAsia"/>
            <w:noProof/>
            <w:lang w:eastAsia="fr-FR"/>
          </w:rPr>
          <w:tab/>
        </w:r>
        <w:r w:rsidRPr="004E3EB7">
          <w:rPr>
            <w:rStyle w:val="Lienhypertexte"/>
            <w:noProof/>
          </w:rPr>
          <w:t>Récupération de données archivées</w:t>
        </w:r>
        <w:r>
          <w:rPr>
            <w:noProof/>
            <w:webHidden/>
          </w:rPr>
          <w:tab/>
        </w:r>
        <w:r>
          <w:rPr>
            <w:noProof/>
            <w:webHidden/>
          </w:rPr>
          <w:fldChar w:fldCharType="begin"/>
        </w:r>
        <w:r>
          <w:rPr>
            <w:noProof/>
            <w:webHidden/>
          </w:rPr>
          <w:instrText xml:space="preserve"> PAGEREF _Toc126601378 \h </w:instrText>
        </w:r>
        <w:r>
          <w:rPr>
            <w:noProof/>
            <w:webHidden/>
          </w:rPr>
        </w:r>
        <w:r>
          <w:rPr>
            <w:noProof/>
            <w:webHidden/>
          </w:rPr>
          <w:fldChar w:fldCharType="separate"/>
        </w:r>
        <w:r>
          <w:rPr>
            <w:noProof/>
            <w:webHidden/>
          </w:rPr>
          <w:t>41</w:t>
        </w:r>
        <w:r>
          <w:rPr>
            <w:noProof/>
            <w:webHidden/>
          </w:rPr>
          <w:fldChar w:fldCharType="end"/>
        </w:r>
      </w:hyperlink>
    </w:p>
    <w:p w14:paraId="41D07134" w14:textId="0FDD5FFC" w:rsidR="00BF6BF0" w:rsidRDefault="00BF6BF0">
      <w:pPr>
        <w:pStyle w:val="TM4"/>
        <w:tabs>
          <w:tab w:val="left" w:pos="1100"/>
          <w:tab w:val="right" w:leader="dot" w:pos="10456"/>
        </w:tabs>
        <w:rPr>
          <w:rFonts w:eastAsiaTheme="minorEastAsia"/>
          <w:noProof/>
          <w:lang w:eastAsia="fr-FR"/>
        </w:rPr>
      </w:pPr>
      <w:hyperlink w:anchor="_Toc126601379" w:history="1">
        <w:r w:rsidRPr="004E3EB7">
          <w:rPr>
            <w:rStyle w:val="Lienhypertexte"/>
            <w:rFonts w:ascii="Wingdings" w:hAnsi="Wingdings"/>
            <w:noProof/>
          </w:rPr>
          <w:t></w:t>
        </w:r>
        <w:r>
          <w:rPr>
            <w:rFonts w:eastAsiaTheme="minorEastAsia"/>
            <w:noProof/>
            <w:lang w:eastAsia="fr-FR"/>
          </w:rPr>
          <w:tab/>
        </w:r>
        <w:r w:rsidRPr="004E3EB7">
          <w:rPr>
            <w:rStyle w:val="Lienhypertexte"/>
            <w:noProof/>
          </w:rPr>
          <w:t>Arrivées groupées</w:t>
        </w:r>
        <w:r>
          <w:rPr>
            <w:noProof/>
            <w:webHidden/>
          </w:rPr>
          <w:tab/>
        </w:r>
        <w:r>
          <w:rPr>
            <w:noProof/>
            <w:webHidden/>
          </w:rPr>
          <w:fldChar w:fldCharType="begin"/>
        </w:r>
        <w:r>
          <w:rPr>
            <w:noProof/>
            <w:webHidden/>
          </w:rPr>
          <w:instrText xml:space="preserve"> PAGEREF _Toc126601379 \h </w:instrText>
        </w:r>
        <w:r>
          <w:rPr>
            <w:noProof/>
            <w:webHidden/>
          </w:rPr>
        </w:r>
        <w:r>
          <w:rPr>
            <w:noProof/>
            <w:webHidden/>
          </w:rPr>
          <w:fldChar w:fldCharType="separate"/>
        </w:r>
        <w:r>
          <w:rPr>
            <w:noProof/>
            <w:webHidden/>
          </w:rPr>
          <w:t>41</w:t>
        </w:r>
        <w:r>
          <w:rPr>
            <w:noProof/>
            <w:webHidden/>
          </w:rPr>
          <w:fldChar w:fldCharType="end"/>
        </w:r>
      </w:hyperlink>
    </w:p>
    <w:p w14:paraId="7493ACB5" w14:textId="0DC574A3" w:rsidR="00BF6BF0" w:rsidRDefault="00BF6BF0">
      <w:pPr>
        <w:pStyle w:val="TM4"/>
        <w:tabs>
          <w:tab w:val="left" w:pos="1100"/>
          <w:tab w:val="right" w:leader="dot" w:pos="10456"/>
        </w:tabs>
        <w:rPr>
          <w:rFonts w:eastAsiaTheme="minorEastAsia"/>
          <w:noProof/>
          <w:lang w:eastAsia="fr-FR"/>
        </w:rPr>
      </w:pPr>
      <w:hyperlink w:anchor="_Toc126601380" w:history="1">
        <w:r w:rsidRPr="004E3EB7">
          <w:rPr>
            <w:rStyle w:val="Lienhypertexte"/>
            <w:rFonts w:ascii="Wingdings" w:hAnsi="Wingdings"/>
            <w:noProof/>
          </w:rPr>
          <w:t></w:t>
        </w:r>
        <w:r>
          <w:rPr>
            <w:rFonts w:eastAsiaTheme="minorEastAsia"/>
            <w:noProof/>
            <w:lang w:eastAsia="fr-FR"/>
          </w:rPr>
          <w:tab/>
        </w:r>
        <w:r w:rsidRPr="004E3EB7">
          <w:rPr>
            <w:rStyle w:val="Lienhypertexte"/>
            <w:noProof/>
          </w:rPr>
          <w:t>Gestion de plusieurs immeubles</w:t>
        </w:r>
        <w:r>
          <w:rPr>
            <w:noProof/>
            <w:webHidden/>
          </w:rPr>
          <w:tab/>
        </w:r>
        <w:r>
          <w:rPr>
            <w:noProof/>
            <w:webHidden/>
          </w:rPr>
          <w:fldChar w:fldCharType="begin"/>
        </w:r>
        <w:r>
          <w:rPr>
            <w:noProof/>
            <w:webHidden/>
          </w:rPr>
          <w:instrText xml:space="preserve"> PAGEREF _Toc126601380 \h </w:instrText>
        </w:r>
        <w:r>
          <w:rPr>
            <w:noProof/>
            <w:webHidden/>
          </w:rPr>
        </w:r>
        <w:r>
          <w:rPr>
            <w:noProof/>
            <w:webHidden/>
          </w:rPr>
          <w:fldChar w:fldCharType="separate"/>
        </w:r>
        <w:r>
          <w:rPr>
            <w:noProof/>
            <w:webHidden/>
          </w:rPr>
          <w:t>41</w:t>
        </w:r>
        <w:r>
          <w:rPr>
            <w:noProof/>
            <w:webHidden/>
          </w:rPr>
          <w:fldChar w:fldCharType="end"/>
        </w:r>
      </w:hyperlink>
    </w:p>
    <w:p w14:paraId="60558D45" w14:textId="6E27E32E" w:rsidR="00BF6BF0" w:rsidRDefault="00BF6BF0">
      <w:pPr>
        <w:pStyle w:val="TM4"/>
        <w:tabs>
          <w:tab w:val="left" w:pos="1100"/>
          <w:tab w:val="right" w:leader="dot" w:pos="10456"/>
        </w:tabs>
        <w:rPr>
          <w:rFonts w:eastAsiaTheme="minorEastAsia"/>
          <w:noProof/>
          <w:lang w:eastAsia="fr-FR"/>
        </w:rPr>
      </w:pPr>
      <w:hyperlink w:anchor="_Toc126601381" w:history="1">
        <w:r w:rsidRPr="004E3EB7">
          <w:rPr>
            <w:rStyle w:val="Lienhypertexte"/>
            <w:rFonts w:ascii="Wingdings" w:hAnsi="Wingdings"/>
            <w:noProof/>
          </w:rPr>
          <w:t></w:t>
        </w:r>
        <w:r>
          <w:rPr>
            <w:rFonts w:eastAsiaTheme="minorEastAsia"/>
            <w:noProof/>
            <w:lang w:eastAsia="fr-FR"/>
          </w:rPr>
          <w:tab/>
        </w:r>
        <w:r w:rsidRPr="004E3EB7">
          <w:rPr>
            <w:rStyle w:val="Lienhypertexte"/>
            <w:noProof/>
          </w:rPr>
          <w:t>Enquête de satisfaction</w:t>
        </w:r>
        <w:r>
          <w:rPr>
            <w:noProof/>
            <w:webHidden/>
          </w:rPr>
          <w:tab/>
        </w:r>
        <w:r>
          <w:rPr>
            <w:noProof/>
            <w:webHidden/>
          </w:rPr>
          <w:fldChar w:fldCharType="begin"/>
        </w:r>
        <w:r>
          <w:rPr>
            <w:noProof/>
            <w:webHidden/>
          </w:rPr>
          <w:instrText xml:space="preserve"> PAGEREF _Toc126601381 \h </w:instrText>
        </w:r>
        <w:r>
          <w:rPr>
            <w:noProof/>
            <w:webHidden/>
          </w:rPr>
        </w:r>
        <w:r>
          <w:rPr>
            <w:noProof/>
            <w:webHidden/>
          </w:rPr>
          <w:fldChar w:fldCharType="separate"/>
        </w:r>
        <w:r>
          <w:rPr>
            <w:noProof/>
            <w:webHidden/>
          </w:rPr>
          <w:t>41</w:t>
        </w:r>
        <w:r>
          <w:rPr>
            <w:noProof/>
            <w:webHidden/>
          </w:rPr>
          <w:fldChar w:fldCharType="end"/>
        </w:r>
      </w:hyperlink>
    </w:p>
    <w:p w14:paraId="4D197119" w14:textId="5534AEE3" w:rsidR="00BF6BF0" w:rsidRDefault="00BF6BF0">
      <w:pPr>
        <w:pStyle w:val="TM4"/>
        <w:tabs>
          <w:tab w:val="left" w:pos="1100"/>
          <w:tab w:val="right" w:leader="dot" w:pos="10456"/>
        </w:tabs>
        <w:rPr>
          <w:rFonts w:eastAsiaTheme="minorEastAsia"/>
          <w:noProof/>
          <w:lang w:eastAsia="fr-FR"/>
        </w:rPr>
      </w:pPr>
      <w:hyperlink w:anchor="_Toc126601382" w:history="1">
        <w:r w:rsidRPr="004E3EB7">
          <w:rPr>
            <w:rStyle w:val="Lienhypertexte"/>
            <w:rFonts w:ascii="Wingdings" w:hAnsi="Wingdings"/>
            <w:noProof/>
          </w:rPr>
          <w:t></w:t>
        </w:r>
        <w:r>
          <w:rPr>
            <w:rFonts w:eastAsiaTheme="minorEastAsia"/>
            <w:noProof/>
            <w:lang w:eastAsia="fr-FR"/>
          </w:rPr>
          <w:tab/>
        </w:r>
        <w:r w:rsidRPr="004E3EB7">
          <w:rPr>
            <w:rStyle w:val="Lienhypertexte"/>
            <w:noProof/>
          </w:rPr>
          <w:t>Statistiques</w:t>
        </w:r>
        <w:r>
          <w:rPr>
            <w:noProof/>
            <w:webHidden/>
          </w:rPr>
          <w:tab/>
        </w:r>
        <w:r>
          <w:rPr>
            <w:noProof/>
            <w:webHidden/>
          </w:rPr>
          <w:fldChar w:fldCharType="begin"/>
        </w:r>
        <w:r>
          <w:rPr>
            <w:noProof/>
            <w:webHidden/>
          </w:rPr>
          <w:instrText xml:space="preserve"> PAGEREF _Toc126601382 \h </w:instrText>
        </w:r>
        <w:r>
          <w:rPr>
            <w:noProof/>
            <w:webHidden/>
          </w:rPr>
        </w:r>
        <w:r>
          <w:rPr>
            <w:noProof/>
            <w:webHidden/>
          </w:rPr>
          <w:fldChar w:fldCharType="separate"/>
        </w:r>
        <w:r>
          <w:rPr>
            <w:noProof/>
            <w:webHidden/>
          </w:rPr>
          <w:t>41</w:t>
        </w:r>
        <w:r>
          <w:rPr>
            <w:noProof/>
            <w:webHidden/>
          </w:rPr>
          <w:fldChar w:fldCharType="end"/>
        </w:r>
      </w:hyperlink>
    </w:p>
    <w:p w14:paraId="6414AE89" w14:textId="2EF58AD5" w:rsidR="00BF6BF0" w:rsidRDefault="00BF6BF0">
      <w:pPr>
        <w:pStyle w:val="TM4"/>
        <w:tabs>
          <w:tab w:val="left" w:pos="1100"/>
          <w:tab w:val="right" w:leader="dot" w:pos="10456"/>
        </w:tabs>
        <w:rPr>
          <w:rFonts w:eastAsiaTheme="minorEastAsia"/>
          <w:noProof/>
          <w:lang w:eastAsia="fr-FR"/>
        </w:rPr>
      </w:pPr>
      <w:hyperlink w:anchor="_Toc126601383" w:history="1">
        <w:r w:rsidRPr="004E3EB7">
          <w:rPr>
            <w:rStyle w:val="Lienhypertexte"/>
            <w:rFonts w:ascii="Wingdings" w:hAnsi="Wingdings"/>
            <w:noProof/>
          </w:rPr>
          <w:t></w:t>
        </w:r>
        <w:r>
          <w:rPr>
            <w:rFonts w:eastAsiaTheme="minorEastAsia"/>
            <w:noProof/>
            <w:lang w:eastAsia="fr-FR"/>
          </w:rPr>
          <w:tab/>
        </w:r>
        <w:r w:rsidRPr="004E3EB7">
          <w:rPr>
            <w:rStyle w:val="Lienhypertexte"/>
            <w:noProof/>
          </w:rPr>
          <w:t>Application mobile</w:t>
        </w:r>
        <w:r>
          <w:rPr>
            <w:noProof/>
            <w:webHidden/>
          </w:rPr>
          <w:tab/>
        </w:r>
        <w:r>
          <w:rPr>
            <w:noProof/>
            <w:webHidden/>
          </w:rPr>
          <w:fldChar w:fldCharType="begin"/>
        </w:r>
        <w:r>
          <w:rPr>
            <w:noProof/>
            <w:webHidden/>
          </w:rPr>
          <w:instrText xml:space="preserve"> PAGEREF _Toc126601383 \h </w:instrText>
        </w:r>
        <w:r>
          <w:rPr>
            <w:noProof/>
            <w:webHidden/>
          </w:rPr>
        </w:r>
        <w:r>
          <w:rPr>
            <w:noProof/>
            <w:webHidden/>
          </w:rPr>
          <w:fldChar w:fldCharType="separate"/>
        </w:r>
        <w:r>
          <w:rPr>
            <w:noProof/>
            <w:webHidden/>
          </w:rPr>
          <w:t>42</w:t>
        </w:r>
        <w:r>
          <w:rPr>
            <w:noProof/>
            <w:webHidden/>
          </w:rPr>
          <w:fldChar w:fldCharType="end"/>
        </w:r>
      </w:hyperlink>
    </w:p>
    <w:p w14:paraId="0878B18A" w14:textId="28646C63" w:rsidR="00BF6BF0" w:rsidRDefault="00BF6BF0">
      <w:pPr>
        <w:pStyle w:val="TM2"/>
        <w:tabs>
          <w:tab w:val="left" w:pos="880"/>
          <w:tab w:val="right" w:leader="dot" w:pos="10456"/>
        </w:tabs>
        <w:rPr>
          <w:rFonts w:eastAsiaTheme="minorEastAsia"/>
          <w:noProof/>
          <w:lang w:eastAsia="fr-FR"/>
        </w:rPr>
      </w:pPr>
      <w:hyperlink w:anchor="_Toc126601384" w:history="1">
        <w:r w:rsidRPr="004E3EB7">
          <w:rPr>
            <w:rStyle w:val="Lienhypertexte"/>
            <w:noProof/>
          </w:rPr>
          <w:t>9.2</w:t>
        </w:r>
        <w:r>
          <w:rPr>
            <w:rFonts w:eastAsiaTheme="minorEastAsia"/>
            <w:noProof/>
            <w:lang w:eastAsia="fr-FR"/>
          </w:rPr>
          <w:tab/>
        </w:r>
        <w:r w:rsidRPr="004E3EB7">
          <w:rPr>
            <w:rStyle w:val="Lienhypertexte"/>
            <w:noProof/>
          </w:rPr>
          <w:t>Techniques</w:t>
        </w:r>
        <w:r>
          <w:rPr>
            <w:noProof/>
            <w:webHidden/>
          </w:rPr>
          <w:tab/>
        </w:r>
        <w:r>
          <w:rPr>
            <w:noProof/>
            <w:webHidden/>
          </w:rPr>
          <w:fldChar w:fldCharType="begin"/>
        </w:r>
        <w:r>
          <w:rPr>
            <w:noProof/>
            <w:webHidden/>
          </w:rPr>
          <w:instrText xml:space="preserve"> PAGEREF _Toc126601384 \h </w:instrText>
        </w:r>
        <w:r>
          <w:rPr>
            <w:noProof/>
            <w:webHidden/>
          </w:rPr>
        </w:r>
        <w:r>
          <w:rPr>
            <w:noProof/>
            <w:webHidden/>
          </w:rPr>
          <w:fldChar w:fldCharType="separate"/>
        </w:r>
        <w:r>
          <w:rPr>
            <w:noProof/>
            <w:webHidden/>
          </w:rPr>
          <w:t>42</w:t>
        </w:r>
        <w:r>
          <w:rPr>
            <w:noProof/>
            <w:webHidden/>
          </w:rPr>
          <w:fldChar w:fldCharType="end"/>
        </w:r>
      </w:hyperlink>
    </w:p>
    <w:p w14:paraId="193FA09A" w14:textId="55AD614A" w:rsidR="00BF6BF0" w:rsidRDefault="00BF6BF0">
      <w:pPr>
        <w:pStyle w:val="TM4"/>
        <w:tabs>
          <w:tab w:val="left" w:pos="1100"/>
          <w:tab w:val="right" w:leader="dot" w:pos="10456"/>
        </w:tabs>
        <w:rPr>
          <w:rFonts w:eastAsiaTheme="minorEastAsia"/>
          <w:noProof/>
          <w:lang w:eastAsia="fr-FR"/>
        </w:rPr>
      </w:pPr>
      <w:hyperlink w:anchor="_Toc126601385" w:history="1">
        <w:r w:rsidRPr="004E3EB7">
          <w:rPr>
            <w:rStyle w:val="Lienhypertexte"/>
            <w:rFonts w:ascii="Wingdings" w:hAnsi="Wingdings"/>
            <w:noProof/>
          </w:rPr>
          <w:t></w:t>
        </w:r>
        <w:r>
          <w:rPr>
            <w:rFonts w:eastAsiaTheme="minorEastAsia"/>
            <w:noProof/>
            <w:lang w:eastAsia="fr-FR"/>
          </w:rPr>
          <w:tab/>
        </w:r>
        <w:r w:rsidRPr="004E3EB7">
          <w:rPr>
            <w:rStyle w:val="Lienhypertexte"/>
            <w:noProof/>
          </w:rPr>
          <w:t>Annexe 5 - schéma déploiement</w:t>
        </w:r>
        <w:r>
          <w:rPr>
            <w:noProof/>
            <w:webHidden/>
          </w:rPr>
          <w:tab/>
        </w:r>
        <w:r>
          <w:rPr>
            <w:noProof/>
            <w:webHidden/>
          </w:rPr>
          <w:fldChar w:fldCharType="begin"/>
        </w:r>
        <w:r>
          <w:rPr>
            <w:noProof/>
            <w:webHidden/>
          </w:rPr>
          <w:instrText xml:space="preserve"> PAGEREF _Toc126601385 \h </w:instrText>
        </w:r>
        <w:r>
          <w:rPr>
            <w:noProof/>
            <w:webHidden/>
          </w:rPr>
        </w:r>
        <w:r>
          <w:rPr>
            <w:noProof/>
            <w:webHidden/>
          </w:rPr>
          <w:fldChar w:fldCharType="separate"/>
        </w:r>
        <w:r>
          <w:rPr>
            <w:noProof/>
            <w:webHidden/>
          </w:rPr>
          <w:t>42</w:t>
        </w:r>
        <w:r>
          <w:rPr>
            <w:noProof/>
            <w:webHidden/>
          </w:rPr>
          <w:fldChar w:fldCharType="end"/>
        </w:r>
      </w:hyperlink>
    </w:p>
    <w:p w14:paraId="3900E087" w14:textId="0FE9756D" w:rsidR="00BF6BF0" w:rsidRDefault="00BF6BF0">
      <w:pPr>
        <w:pStyle w:val="TM1"/>
        <w:rPr>
          <w:rFonts w:eastAsiaTheme="minorEastAsia"/>
          <w:noProof/>
          <w:lang w:eastAsia="fr-FR"/>
        </w:rPr>
      </w:pPr>
      <w:hyperlink w:anchor="_Toc126601386" w:history="1">
        <w:r w:rsidRPr="004E3EB7">
          <w:rPr>
            <w:rStyle w:val="Lienhypertexte"/>
            <w:noProof/>
          </w:rPr>
          <w:t>10</w:t>
        </w:r>
        <w:r>
          <w:rPr>
            <w:rFonts w:eastAsiaTheme="minorEastAsia"/>
            <w:noProof/>
            <w:lang w:eastAsia="fr-FR"/>
          </w:rPr>
          <w:tab/>
        </w:r>
        <w:r w:rsidRPr="004E3EB7">
          <w:rPr>
            <w:rStyle w:val="Lienhypertexte"/>
            <w:noProof/>
          </w:rPr>
          <w:t>Bilan</w:t>
        </w:r>
        <w:r>
          <w:rPr>
            <w:noProof/>
            <w:webHidden/>
          </w:rPr>
          <w:tab/>
        </w:r>
        <w:r>
          <w:rPr>
            <w:noProof/>
            <w:webHidden/>
          </w:rPr>
          <w:fldChar w:fldCharType="begin"/>
        </w:r>
        <w:r>
          <w:rPr>
            <w:noProof/>
            <w:webHidden/>
          </w:rPr>
          <w:instrText xml:space="preserve"> PAGEREF _Toc126601386 \h </w:instrText>
        </w:r>
        <w:r>
          <w:rPr>
            <w:noProof/>
            <w:webHidden/>
          </w:rPr>
        </w:r>
        <w:r>
          <w:rPr>
            <w:noProof/>
            <w:webHidden/>
          </w:rPr>
          <w:fldChar w:fldCharType="separate"/>
        </w:r>
        <w:r>
          <w:rPr>
            <w:noProof/>
            <w:webHidden/>
          </w:rPr>
          <w:t>43</w:t>
        </w:r>
        <w:r>
          <w:rPr>
            <w:noProof/>
            <w:webHidden/>
          </w:rPr>
          <w:fldChar w:fldCharType="end"/>
        </w:r>
      </w:hyperlink>
    </w:p>
    <w:p w14:paraId="71B277CD" w14:textId="5D32AA27" w:rsidR="00BF6BF0" w:rsidRDefault="00BF6BF0">
      <w:pPr>
        <w:pStyle w:val="TM2"/>
        <w:tabs>
          <w:tab w:val="left" w:pos="880"/>
          <w:tab w:val="right" w:leader="dot" w:pos="10456"/>
        </w:tabs>
        <w:rPr>
          <w:rFonts w:eastAsiaTheme="minorEastAsia"/>
          <w:noProof/>
          <w:lang w:eastAsia="fr-FR"/>
        </w:rPr>
      </w:pPr>
      <w:hyperlink w:anchor="_Toc126601387" w:history="1">
        <w:r w:rsidRPr="004E3EB7">
          <w:rPr>
            <w:rStyle w:val="Lienhypertexte"/>
            <w:noProof/>
          </w:rPr>
          <w:t>10.1</w:t>
        </w:r>
        <w:r>
          <w:rPr>
            <w:rFonts w:eastAsiaTheme="minorEastAsia"/>
            <w:noProof/>
            <w:lang w:eastAsia="fr-FR"/>
          </w:rPr>
          <w:tab/>
        </w:r>
        <w:r w:rsidRPr="004E3EB7">
          <w:rPr>
            <w:rStyle w:val="Lienhypertexte"/>
            <w:noProof/>
          </w:rPr>
          <w:t>Ce que je savais déjà</w:t>
        </w:r>
        <w:r>
          <w:rPr>
            <w:noProof/>
            <w:webHidden/>
          </w:rPr>
          <w:tab/>
        </w:r>
        <w:r>
          <w:rPr>
            <w:noProof/>
            <w:webHidden/>
          </w:rPr>
          <w:fldChar w:fldCharType="begin"/>
        </w:r>
        <w:r>
          <w:rPr>
            <w:noProof/>
            <w:webHidden/>
          </w:rPr>
          <w:instrText xml:space="preserve"> PAGEREF _Toc126601387 \h </w:instrText>
        </w:r>
        <w:r>
          <w:rPr>
            <w:noProof/>
            <w:webHidden/>
          </w:rPr>
        </w:r>
        <w:r>
          <w:rPr>
            <w:noProof/>
            <w:webHidden/>
          </w:rPr>
          <w:fldChar w:fldCharType="separate"/>
        </w:r>
        <w:r>
          <w:rPr>
            <w:noProof/>
            <w:webHidden/>
          </w:rPr>
          <w:t>43</w:t>
        </w:r>
        <w:r>
          <w:rPr>
            <w:noProof/>
            <w:webHidden/>
          </w:rPr>
          <w:fldChar w:fldCharType="end"/>
        </w:r>
      </w:hyperlink>
    </w:p>
    <w:p w14:paraId="66AAEEBA" w14:textId="253C625B" w:rsidR="00BF6BF0" w:rsidRDefault="00BF6BF0">
      <w:pPr>
        <w:pStyle w:val="TM2"/>
        <w:tabs>
          <w:tab w:val="left" w:pos="880"/>
          <w:tab w:val="right" w:leader="dot" w:pos="10456"/>
        </w:tabs>
        <w:rPr>
          <w:rFonts w:eastAsiaTheme="minorEastAsia"/>
          <w:noProof/>
          <w:lang w:eastAsia="fr-FR"/>
        </w:rPr>
      </w:pPr>
      <w:hyperlink w:anchor="_Toc126601388" w:history="1">
        <w:r w:rsidRPr="004E3EB7">
          <w:rPr>
            <w:rStyle w:val="Lienhypertexte"/>
            <w:noProof/>
          </w:rPr>
          <w:t>10.2</w:t>
        </w:r>
        <w:r>
          <w:rPr>
            <w:rFonts w:eastAsiaTheme="minorEastAsia"/>
            <w:noProof/>
            <w:lang w:eastAsia="fr-FR"/>
          </w:rPr>
          <w:tab/>
        </w:r>
        <w:r w:rsidRPr="004E3EB7">
          <w:rPr>
            <w:rStyle w:val="Lienhypertexte"/>
            <w:noProof/>
          </w:rPr>
          <w:t>Aussi, j’avais déjà l’habitude</w:t>
        </w:r>
        <w:r>
          <w:rPr>
            <w:noProof/>
            <w:webHidden/>
          </w:rPr>
          <w:tab/>
        </w:r>
        <w:r>
          <w:rPr>
            <w:noProof/>
            <w:webHidden/>
          </w:rPr>
          <w:fldChar w:fldCharType="begin"/>
        </w:r>
        <w:r>
          <w:rPr>
            <w:noProof/>
            <w:webHidden/>
          </w:rPr>
          <w:instrText xml:space="preserve"> PAGEREF _Toc126601388 \h </w:instrText>
        </w:r>
        <w:r>
          <w:rPr>
            <w:noProof/>
            <w:webHidden/>
          </w:rPr>
        </w:r>
        <w:r>
          <w:rPr>
            <w:noProof/>
            <w:webHidden/>
          </w:rPr>
          <w:fldChar w:fldCharType="separate"/>
        </w:r>
        <w:r>
          <w:rPr>
            <w:noProof/>
            <w:webHidden/>
          </w:rPr>
          <w:t>43</w:t>
        </w:r>
        <w:r>
          <w:rPr>
            <w:noProof/>
            <w:webHidden/>
          </w:rPr>
          <w:fldChar w:fldCharType="end"/>
        </w:r>
      </w:hyperlink>
    </w:p>
    <w:p w14:paraId="46954E21" w14:textId="244A2CCF" w:rsidR="00BF6BF0" w:rsidRDefault="00BF6BF0">
      <w:pPr>
        <w:pStyle w:val="TM2"/>
        <w:tabs>
          <w:tab w:val="left" w:pos="880"/>
          <w:tab w:val="right" w:leader="dot" w:pos="10456"/>
        </w:tabs>
        <w:rPr>
          <w:rFonts w:eastAsiaTheme="minorEastAsia"/>
          <w:noProof/>
          <w:lang w:eastAsia="fr-FR"/>
        </w:rPr>
      </w:pPr>
      <w:hyperlink w:anchor="_Toc126601389" w:history="1">
        <w:r w:rsidRPr="004E3EB7">
          <w:rPr>
            <w:rStyle w:val="Lienhypertexte"/>
            <w:noProof/>
          </w:rPr>
          <w:t>10.3</w:t>
        </w:r>
        <w:r>
          <w:rPr>
            <w:rFonts w:eastAsiaTheme="minorEastAsia"/>
            <w:noProof/>
            <w:lang w:eastAsia="fr-FR"/>
          </w:rPr>
          <w:tab/>
        </w:r>
        <w:r w:rsidRPr="004E3EB7">
          <w:rPr>
            <w:rStyle w:val="Lienhypertexte"/>
            <w:noProof/>
          </w:rPr>
          <w:t>Découvertes de la formation mises en pratique pour le projet</w:t>
        </w:r>
        <w:r>
          <w:rPr>
            <w:noProof/>
            <w:webHidden/>
          </w:rPr>
          <w:tab/>
        </w:r>
        <w:r>
          <w:rPr>
            <w:noProof/>
            <w:webHidden/>
          </w:rPr>
          <w:fldChar w:fldCharType="begin"/>
        </w:r>
        <w:r>
          <w:rPr>
            <w:noProof/>
            <w:webHidden/>
          </w:rPr>
          <w:instrText xml:space="preserve"> PAGEREF _Toc126601389 \h </w:instrText>
        </w:r>
        <w:r>
          <w:rPr>
            <w:noProof/>
            <w:webHidden/>
          </w:rPr>
        </w:r>
        <w:r>
          <w:rPr>
            <w:noProof/>
            <w:webHidden/>
          </w:rPr>
          <w:fldChar w:fldCharType="separate"/>
        </w:r>
        <w:r>
          <w:rPr>
            <w:noProof/>
            <w:webHidden/>
          </w:rPr>
          <w:t>43</w:t>
        </w:r>
        <w:r>
          <w:rPr>
            <w:noProof/>
            <w:webHidden/>
          </w:rPr>
          <w:fldChar w:fldCharType="end"/>
        </w:r>
      </w:hyperlink>
    </w:p>
    <w:p w14:paraId="68E32BCA" w14:textId="0D9E5979" w:rsidR="00BF6BF0" w:rsidRDefault="00BF6BF0">
      <w:pPr>
        <w:pStyle w:val="TM2"/>
        <w:tabs>
          <w:tab w:val="left" w:pos="880"/>
          <w:tab w:val="right" w:leader="dot" w:pos="10456"/>
        </w:tabs>
        <w:rPr>
          <w:rFonts w:eastAsiaTheme="minorEastAsia"/>
          <w:noProof/>
          <w:lang w:eastAsia="fr-FR"/>
        </w:rPr>
      </w:pPr>
      <w:hyperlink w:anchor="_Toc126601390" w:history="1">
        <w:r w:rsidRPr="004E3EB7">
          <w:rPr>
            <w:rStyle w:val="Lienhypertexte"/>
            <w:noProof/>
          </w:rPr>
          <w:t>10.4</w:t>
        </w:r>
        <w:r>
          <w:rPr>
            <w:rFonts w:eastAsiaTheme="minorEastAsia"/>
            <w:noProof/>
            <w:lang w:eastAsia="fr-FR"/>
          </w:rPr>
          <w:tab/>
        </w:r>
        <w:r w:rsidRPr="004E3EB7">
          <w:rPr>
            <w:rStyle w:val="Lienhypertexte"/>
            <w:noProof/>
          </w:rPr>
          <w:t>Recherches personnelles.</w:t>
        </w:r>
        <w:r>
          <w:rPr>
            <w:noProof/>
            <w:webHidden/>
          </w:rPr>
          <w:tab/>
        </w:r>
        <w:r>
          <w:rPr>
            <w:noProof/>
            <w:webHidden/>
          </w:rPr>
          <w:fldChar w:fldCharType="begin"/>
        </w:r>
        <w:r>
          <w:rPr>
            <w:noProof/>
            <w:webHidden/>
          </w:rPr>
          <w:instrText xml:space="preserve"> PAGEREF _Toc126601390 \h </w:instrText>
        </w:r>
        <w:r>
          <w:rPr>
            <w:noProof/>
            <w:webHidden/>
          </w:rPr>
        </w:r>
        <w:r>
          <w:rPr>
            <w:noProof/>
            <w:webHidden/>
          </w:rPr>
          <w:fldChar w:fldCharType="separate"/>
        </w:r>
        <w:r>
          <w:rPr>
            <w:noProof/>
            <w:webHidden/>
          </w:rPr>
          <w:t>44</w:t>
        </w:r>
        <w:r>
          <w:rPr>
            <w:noProof/>
            <w:webHidden/>
          </w:rPr>
          <w:fldChar w:fldCharType="end"/>
        </w:r>
      </w:hyperlink>
    </w:p>
    <w:p w14:paraId="6E13E27C" w14:textId="510972BC" w:rsidR="00BF6BF0" w:rsidRDefault="00BF6BF0">
      <w:pPr>
        <w:pStyle w:val="TM2"/>
        <w:tabs>
          <w:tab w:val="left" w:pos="880"/>
          <w:tab w:val="right" w:leader="dot" w:pos="10456"/>
        </w:tabs>
        <w:rPr>
          <w:rFonts w:eastAsiaTheme="minorEastAsia"/>
          <w:noProof/>
          <w:lang w:eastAsia="fr-FR"/>
        </w:rPr>
      </w:pPr>
      <w:hyperlink w:anchor="_Toc126601391" w:history="1">
        <w:r w:rsidRPr="004E3EB7">
          <w:rPr>
            <w:rStyle w:val="Lienhypertexte"/>
            <w:noProof/>
          </w:rPr>
          <w:t>10.5</w:t>
        </w:r>
        <w:r>
          <w:rPr>
            <w:rFonts w:eastAsiaTheme="minorEastAsia"/>
            <w:noProof/>
            <w:lang w:eastAsia="fr-FR"/>
          </w:rPr>
          <w:tab/>
        </w:r>
        <w:r w:rsidRPr="004E3EB7">
          <w:rPr>
            <w:rStyle w:val="Lienhypertexte"/>
            <w:noProof/>
          </w:rPr>
          <w:t>Point sur l’application à aujourd’hui</w:t>
        </w:r>
        <w:r>
          <w:rPr>
            <w:noProof/>
            <w:webHidden/>
          </w:rPr>
          <w:tab/>
        </w:r>
        <w:r>
          <w:rPr>
            <w:noProof/>
            <w:webHidden/>
          </w:rPr>
          <w:fldChar w:fldCharType="begin"/>
        </w:r>
        <w:r>
          <w:rPr>
            <w:noProof/>
            <w:webHidden/>
          </w:rPr>
          <w:instrText xml:space="preserve"> PAGEREF _Toc126601391 \h </w:instrText>
        </w:r>
        <w:r>
          <w:rPr>
            <w:noProof/>
            <w:webHidden/>
          </w:rPr>
        </w:r>
        <w:r>
          <w:rPr>
            <w:noProof/>
            <w:webHidden/>
          </w:rPr>
          <w:fldChar w:fldCharType="separate"/>
        </w:r>
        <w:r>
          <w:rPr>
            <w:noProof/>
            <w:webHidden/>
          </w:rPr>
          <w:t>44</w:t>
        </w:r>
        <w:r>
          <w:rPr>
            <w:noProof/>
            <w:webHidden/>
          </w:rPr>
          <w:fldChar w:fldCharType="end"/>
        </w:r>
      </w:hyperlink>
    </w:p>
    <w:p w14:paraId="0BE4A3CA" w14:textId="3B62B2D4" w:rsidR="00BF6BF0" w:rsidRDefault="00BF6BF0">
      <w:pPr>
        <w:pStyle w:val="TM2"/>
        <w:tabs>
          <w:tab w:val="left" w:pos="880"/>
          <w:tab w:val="right" w:leader="dot" w:pos="10456"/>
        </w:tabs>
        <w:rPr>
          <w:rFonts w:eastAsiaTheme="minorEastAsia"/>
          <w:noProof/>
          <w:lang w:eastAsia="fr-FR"/>
        </w:rPr>
      </w:pPr>
      <w:hyperlink w:anchor="_Toc126601392" w:history="1">
        <w:r w:rsidRPr="004E3EB7">
          <w:rPr>
            <w:rStyle w:val="Lienhypertexte"/>
            <w:noProof/>
          </w:rPr>
          <w:t>10.6</w:t>
        </w:r>
        <w:r>
          <w:rPr>
            <w:rFonts w:eastAsiaTheme="minorEastAsia"/>
            <w:noProof/>
            <w:lang w:eastAsia="fr-FR"/>
          </w:rPr>
          <w:tab/>
        </w:r>
        <w:r w:rsidRPr="004E3EB7">
          <w:rPr>
            <w:rStyle w:val="Lienhypertexte"/>
            <w:noProof/>
          </w:rPr>
          <w:t>Bilan personnel - remerciements</w:t>
        </w:r>
        <w:r>
          <w:rPr>
            <w:noProof/>
            <w:webHidden/>
          </w:rPr>
          <w:tab/>
        </w:r>
        <w:r>
          <w:rPr>
            <w:noProof/>
            <w:webHidden/>
          </w:rPr>
          <w:fldChar w:fldCharType="begin"/>
        </w:r>
        <w:r>
          <w:rPr>
            <w:noProof/>
            <w:webHidden/>
          </w:rPr>
          <w:instrText xml:space="preserve"> PAGEREF _Toc126601392 \h </w:instrText>
        </w:r>
        <w:r>
          <w:rPr>
            <w:noProof/>
            <w:webHidden/>
          </w:rPr>
        </w:r>
        <w:r>
          <w:rPr>
            <w:noProof/>
            <w:webHidden/>
          </w:rPr>
          <w:fldChar w:fldCharType="separate"/>
        </w:r>
        <w:r>
          <w:rPr>
            <w:noProof/>
            <w:webHidden/>
          </w:rPr>
          <w:t>44</w:t>
        </w:r>
        <w:r>
          <w:rPr>
            <w:noProof/>
            <w:webHidden/>
          </w:rPr>
          <w:fldChar w:fldCharType="end"/>
        </w:r>
      </w:hyperlink>
    </w:p>
    <w:p w14:paraId="5D6C2FDB" w14:textId="1156DC1D" w:rsidR="00BF6BF0" w:rsidRDefault="00BF6BF0">
      <w:pPr>
        <w:pStyle w:val="TM1"/>
        <w:rPr>
          <w:rFonts w:eastAsiaTheme="minorEastAsia"/>
          <w:noProof/>
          <w:lang w:eastAsia="fr-FR"/>
        </w:rPr>
      </w:pPr>
      <w:hyperlink w:anchor="_Toc126601393" w:history="1">
        <w:r w:rsidRPr="004E3EB7">
          <w:rPr>
            <w:rStyle w:val="Lienhypertexte"/>
            <w:noProof/>
          </w:rPr>
          <w:t>ANNEXES</w:t>
        </w:r>
        <w:r>
          <w:rPr>
            <w:noProof/>
            <w:webHidden/>
          </w:rPr>
          <w:tab/>
        </w:r>
        <w:r>
          <w:rPr>
            <w:noProof/>
            <w:webHidden/>
          </w:rPr>
          <w:fldChar w:fldCharType="begin"/>
        </w:r>
        <w:r>
          <w:rPr>
            <w:noProof/>
            <w:webHidden/>
          </w:rPr>
          <w:instrText xml:space="preserve"> PAGEREF _Toc126601393 \h </w:instrText>
        </w:r>
        <w:r>
          <w:rPr>
            <w:noProof/>
            <w:webHidden/>
          </w:rPr>
        </w:r>
        <w:r>
          <w:rPr>
            <w:noProof/>
            <w:webHidden/>
          </w:rPr>
          <w:fldChar w:fldCharType="separate"/>
        </w:r>
        <w:r>
          <w:rPr>
            <w:noProof/>
            <w:webHidden/>
          </w:rPr>
          <w:t>45</w:t>
        </w:r>
        <w:r>
          <w:rPr>
            <w:noProof/>
            <w:webHidden/>
          </w:rPr>
          <w:fldChar w:fldCharType="end"/>
        </w:r>
      </w:hyperlink>
    </w:p>
    <w:p w14:paraId="1A74DC99" w14:textId="7ECAD6AA" w:rsidR="00BF6BF0" w:rsidRDefault="00BF6BF0">
      <w:pPr>
        <w:pStyle w:val="TM2"/>
        <w:tabs>
          <w:tab w:val="right" w:leader="dot" w:pos="10456"/>
        </w:tabs>
        <w:rPr>
          <w:rFonts w:eastAsiaTheme="minorEastAsia"/>
          <w:noProof/>
          <w:lang w:eastAsia="fr-FR"/>
        </w:rPr>
      </w:pPr>
      <w:hyperlink w:anchor="_Toc126601394" w:history="1">
        <w:r w:rsidRPr="004E3EB7">
          <w:rPr>
            <w:rStyle w:val="Lienhypertexte"/>
            <w:noProof/>
          </w:rPr>
          <w:t>Annexe 1 – Ecran du pipeline GitHub</w:t>
        </w:r>
        <w:r>
          <w:rPr>
            <w:noProof/>
            <w:webHidden/>
          </w:rPr>
          <w:tab/>
        </w:r>
        <w:r>
          <w:rPr>
            <w:noProof/>
            <w:webHidden/>
          </w:rPr>
          <w:fldChar w:fldCharType="begin"/>
        </w:r>
        <w:r>
          <w:rPr>
            <w:noProof/>
            <w:webHidden/>
          </w:rPr>
          <w:instrText xml:space="preserve"> PAGEREF _Toc126601394 \h </w:instrText>
        </w:r>
        <w:r>
          <w:rPr>
            <w:noProof/>
            <w:webHidden/>
          </w:rPr>
        </w:r>
        <w:r>
          <w:rPr>
            <w:noProof/>
            <w:webHidden/>
          </w:rPr>
          <w:fldChar w:fldCharType="separate"/>
        </w:r>
        <w:r>
          <w:rPr>
            <w:noProof/>
            <w:webHidden/>
          </w:rPr>
          <w:t>45</w:t>
        </w:r>
        <w:r>
          <w:rPr>
            <w:noProof/>
            <w:webHidden/>
          </w:rPr>
          <w:fldChar w:fldCharType="end"/>
        </w:r>
      </w:hyperlink>
    </w:p>
    <w:p w14:paraId="103F8C9D" w14:textId="4CA2B828" w:rsidR="00BF6BF0" w:rsidRDefault="00BF6BF0">
      <w:pPr>
        <w:pStyle w:val="TM2"/>
        <w:tabs>
          <w:tab w:val="right" w:leader="dot" w:pos="10456"/>
        </w:tabs>
        <w:rPr>
          <w:rFonts w:eastAsiaTheme="minorEastAsia"/>
          <w:noProof/>
          <w:lang w:eastAsia="fr-FR"/>
        </w:rPr>
      </w:pPr>
      <w:hyperlink w:anchor="_Toc126601395" w:history="1">
        <w:r w:rsidRPr="004E3EB7">
          <w:rPr>
            <w:rStyle w:val="Lienhypertexte"/>
            <w:noProof/>
          </w:rPr>
          <w:t>Annexe 2 – exemple de scénario complexe</w:t>
        </w:r>
        <w:r>
          <w:rPr>
            <w:noProof/>
            <w:webHidden/>
          </w:rPr>
          <w:tab/>
        </w:r>
        <w:r>
          <w:rPr>
            <w:noProof/>
            <w:webHidden/>
          </w:rPr>
          <w:fldChar w:fldCharType="begin"/>
        </w:r>
        <w:r>
          <w:rPr>
            <w:noProof/>
            <w:webHidden/>
          </w:rPr>
          <w:instrText xml:space="preserve"> PAGEREF _Toc126601395 \h </w:instrText>
        </w:r>
        <w:r>
          <w:rPr>
            <w:noProof/>
            <w:webHidden/>
          </w:rPr>
        </w:r>
        <w:r>
          <w:rPr>
            <w:noProof/>
            <w:webHidden/>
          </w:rPr>
          <w:fldChar w:fldCharType="separate"/>
        </w:r>
        <w:r>
          <w:rPr>
            <w:noProof/>
            <w:webHidden/>
          </w:rPr>
          <w:t>46</w:t>
        </w:r>
        <w:r>
          <w:rPr>
            <w:noProof/>
            <w:webHidden/>
          </w:rPr>
          <w:fldChar w:fldCharType="end"/>
        </w:r>
      </w:hyperlink>
    </w:p>
    <w:p w14:paraId="71020AE5" w14:textId="7C86AF1E" w:rsidR="00BF6BF0" w:rsidRDefault="00BF6BF0">
      <w:pPr>
        <w:pStyle w:val="TM4"/>
        <w:tabs>
          <w:tab w:val="left" w:pos="1100"/>
          <w:tab w:val="right" w:leader="dot" w:pos="10456"/>
        </w:tabs>
        <w:rPr>
          <w:rFonts w:eastAsiaTheme="minorEastAsia"/>
          <w:noProof/>
          <w:lang w:eastAsia="fr-FR"/>
        </w:rPr>
      </w:pPr>
      <w:hyperlink w:anchor="_Toc126601396" w:history="1">
        <w:r w:rsidRPr="004E3EB7">
          <w:rPr>
            <w:rStyle w:val="Lienhypertexte"/>
            <w:rFonts w:ascii="Wingdings" w:hAnsi="Wingdings"/>
            <w:noProof/>
          </w:rPr>
          <w:t></w:t>
        </w:r>
        <w:r>
          <w:rPr>
            <w:rFonts w:eastAsiaTheme="minorEastAsia"/>
            <w:noProof/>
            <w:lang w:eastAsia="fr-FR"/>
          </w:rPr>
          <w:tab/>
        </w:r>
        <w:r w:rsidRPr="004E3EB7">
          <w:rPr>
            <w:rStyle w:val="Lienhypertexte"/>
            <w:noProof/>
          </w:rPr>
          <w:t>Prérequis :</w:t>
        </w:r>
        <w:r>
          <w:rPr>
            <w:noProof/>
            <w:webHidden/>
          </w:rPr>
          <w:tab/>
        </w:r>
        <w:r>
          <w:rPr>
            <w:noProof/>
            <w:webHidden/>
          </w:rPr>
          <w:fldChar w:fldCharType="begin"/>
        </w:r>
        <w:r>
          <w:rPr>
            <w:noProof/>
            <w:webHidden/>
          </w:rPr>
          <w:instrText xml:space="preserve"> PAGEREF _Toc126601396 \h </w:instrText>
        </w:r>
        <w:r>
          <w:rPr>
            <w:noProof/>
            <w:webHidden/>
          </w:rPr>
        </w:r>
        <w:r>
          <w:rPr>
            <w:noProof/>
            <w:webHidden/>
          </w:rPr>
          <w:fldChar w:fldCharType="separate"/>
        </w:r>
        <w:r>
          <w:rPr>
            <w:noProof/>
            <w:webHidden/>
          </w:rPr>
          <w:t>46</w:t>
        </w:r>
        <w:r>
          <w:rPr>
            <w:noProof/>
            <w:webHidden/>
          </w:rPr>
          <w:fldChar w:fldCharType="end"/>
        </w:r>
      </w:hyperlink>
    </w:p>
    <w:p w14:paraId="7668E54E" w14:textId="0B4A2F43" w:rsidR="00BF6BF0" w:rsidRDefault="00BF6BF0">
      <w:pPr>
        <w:pStyle w:val="TM4"/>
        <w:tabs>
          <w:tab w:val="left" w:pos="1100"/>
          <w:tab w:val="right" w:leader="dot" w:pos="10456"/>
        </w:tabs>
        <w:rPr>
          <w:rFonts w:eastAsiaTheme="minorEastAsia"/>
          <w:noProof/>
          <w:lang w:eastAsia="fr-FR"/>
        </w:rPr>
      </w:pPr>
      <w:hyperlink w:anchor="_Toc126601397" w:history="1">
        <w:r w:rsidRPr="004E3EB7">
          <w:rPr>
            <w:rStyle w:val="Lienhypertexte"/>
            <w:rFonts w:ascii="Wingdings" w:hAnsi="Wingdings"/>
            <w:noProof/>
          </w:rPr>
          <w:t></w:t>
        </w:r>
        <w:r>
          <w:rPr>
            <w:rFonts w:eastAsiaTheme="minorEastAsia"/>
            <w:noProof/>
            <w:lang w:eastAsia="fr-FR"/>
          </w:rPr>
          <w:tab/>
        </w:r>
        <w:r w:rsidRPr="004E3EB7">
          <w:rPr>
            <w:rStyle w:val="Lienhypertexte"/>
            <w:noProof/>
          </w:rPr>
          <w:t>Recommandation :</w:t>
        </w:r>
        <w:r>
          <w:rPr>
            <w:noProof/>
            <w:webHidden/>
          </w:rPr>
          <w:tab/>
        </w:r>
        <w:r>
          <w:rPr>
            <w:noProof/>
            <w:webHidden/>
          </w:rPr>
          <w:fldChar w:fldCharType="begin"/>
        </w:r>
        <w:r>
          <w:rPr>
            <w:noProof/>
            <w:webHidden/>
          </w:rPr>
          <w:instrText xml:space="preserve"> PAGEREF _Toc126601397 \h </w:instrText>
        </w:r>
        <w:r>
          <w:rPr>
            <w:noProof/>
            <w:webHidden/>
          </w:rPr>
        </w:r>
        <w:r>
          <w:rPr>
            <w:noProof/>
            <w:webHidden/>
          </w:rPr>
          <w:fldChar w:fldCharType="separate"/>
        </w:r>
        <w:r>
          <w:rPr>
            <w:noProof/>
            <w:webHidden/>
          </w:rPr>
          <w:t>46</w:t>
        </w:r>
        <w:r>
          <w:rPr>
            <w:noProof/>
            <w:webHidden/>
          </w:rPr>
          <w:fldChar w:fldCharType="end"/>
        </w:r>
      </w:hyperlink>
    </w:p>
    <w:p w14:paraId="3131D3C1" w14:textId="01442420" w:rsidR="00BF6BF0" w:rsidRDefault="00BF6BF0">
      <w:pPr>
        <w:pStyle w:val="TM4"/>
        <w:tabs>
          <w:tab w:val="left" w:pos="1100"/>
          <w:tab w:val="right" w:leader="dot" w:pos="10456"/>
        </w:tabs>
        <w:rPr>
          <w:rFonts w:eastAsiaTheme="minorEastAsia"/>
          <w:noProof/>
          <w:lang w:eastAsia="fr-FR"/>
        </w:rPr>
      </w:pPr>
      <w:hyperlink w:anchor="_Toc126601398" w:history="1">
        <w:r w:rsidRPr="004E3EB7">
          <w:rPr>
            <w:rStyle w:val="Lienhypertexte"/>
            <w:rFonts w:ascii="Wingdings" w:hAnsi="Wingdings"/>
            <w:noProof/>
          </w:rPr>
          <w:t></w:t>
        </w:r>
        <w:r>
          <w:rPr>
            <w:rFonts w:eastAsiaTheme="minorEastAsia"/>
            <w:noProof/>
            <w:lang w:eastAsia="fr-FR"/>
          </w:rPr>
          <w:tab/>
        </w:r>
        <w:r w:rsidRPr="004E3EB7">
          <w:rPr>
            <w:rStyle w:val="Lienhypertexte"/>
            <w:noProof/>
          </w:rPr>
          <w:t>Résumé du test :</w:t>
        </w:r>
        <w:r>
          <w:rPr>
            <w:noProof/>
            <w:webHidden/>
          </w:rPr>
          <w:tab/>
        </w:r>
        <w:r>
          <w:rPr>
            <w:noProof/>
            <w:webHidden/>
          </w:rPr>
          <w:fldChar w:fldCharType="begin"/>
        </w:r>
        <w:r>
          <w:rPr>
            <w:noProof/>
            <w:webHidden/>
          </w:rPr>
          <w:instrText xml:space="preserve"> PAGEREF _Toc126601398 \h </w:instrText>
        </w:r>
        <w:r>
          <w:rPr>
            <w:noProof/>
            <w:webHidden/>
          </w:rPr>
        </w:r>
        <w:r>
          <w:rPr>
            <w:noProof/>
            <w:webHidden/>
          </w:rPr>
          <w:fldChar w:fldCharType="separate"/>
        </w:r>
        <w:r>
          <w:rPr>
            <w:noProof/>
            <w:webHidden/>
          </w:rPr>
          <w:t>46</w:t>
        </w:r>
        <w:r>
          <w:rPr>
            <w:noProof/>
            <w:webHidden/>
          </w:rPr>
          <w:fldChar w:fldCharType="end"/>
        </w:r>
      </w:hyperlink>
    </w:p>
    <w:p w14:paraId="5F9554AD" w14:textId="12FC6B87" w:rsidR="00BF6BF0" w:rsidRDefault="00BF6BF0">
      <w:pPr>
        <w:pStyle w:val="TM2"/>
        <w:tabs>
          <w:tab w:val="right" w:leader="dot" w:pos="10456"/>
        </w:tabs>
        <w:rPr>
          <w:rFonts w:eastAsiaTheme="minorEastAsia"/>
          <w:noProof/>
          <w:lang w:eastAsia="fr-FR"/>
        </w:rPr>
      </w:pPr>
      <w:hyperlink w:anchor="_Toc126601399" w:history="1">
        <w:r w:rsidRPr="004E3EB7">
          <w:rPr>
            <w:rStyle w:val="Lienhypertexte"/>
            <w:noProof/>
          </w:rPr>
          <w:t>Annexe 3 - Tests Postman</w:t>
        </w:r>
        <w:r>
          <w:rPr>
            <w:noProof/>
            <w:webHidden/>
          </w:rPr>
          <w:tab/>
        </w:r>
        <w:r>
          <w:rPr>
            <w:noProof/>
            <w:webHidden/>
          </w:rPr>
          <w:fldChar w:fldCharType="begin"/>
        </w:r>
        <w:r>
          <w:rPr>
            <w:noProof/>
            <w:webHidden/>
          </w:rPr>
          <w:instrText xml:space="preserve"> PAGEREF _Toc126601399 \h </w:instrText>
        </w:r>
        <w:r>
          <w:rPr>
            <w:noProof/>
            <w:webHidden/>
          </w:rPr>
        </w:r>
        <w:r>
          <w:rPr>
            <w:noProof/>
            <w:webHidden/>
          </w:rPr>
          <w:fldChar w:fldCharType="separate"/>
        </w:r>
        <w:r>
          <w:rPr>
            <w:noProof/>
            <w:webHidden/>
          </w:rPr>
          <w:t>48</w:t>
        </w:r>
        <w:r>
          <w:rPr>
            <w:noProof/>
            <w:webHidden/>
          </w:rPr>
          <w:fldChar w:fldCharType="end"/>
        </w:r>
      </w:hyperlink>
    </w:p>
    <w:p w14:paraId="7EDE4836" w14:textId="364F8497" w:rsidR="00BF6BF0" w:rsidRDefault="00BF6BF0">
      <w:pPr>
        <w:pStyle w:val="TM4"/>
        <w:tabs>
          <w:tab w:val="left" w:pos="1100"/>
          <w:tab w:val="right" w:leader="dot" w:pos="10456"/>
        </w:tabs>
        <w:rPr>
          <w:rFonts w:eastAsiaTheme="minorEastAsia"/>
          <w:noProof/>
          <w:lang w:eastAsia="fr-FR"/>
        </w:rPr>
      </w:pPr>
      <w:hyperlink w:anchor="_Toc126601400" w:history="1">
        <w:r w:rsidRPr="004E3EB7">
          <w:rPr>
            <w:rStyle w:val="Lienhypertexte"/>
            <w:rFonts w:ascii="Wingdings" w:hAnsi="Wingdings"/>
            <w:noProof/>
          </w:rPr>
          <w:t></w:t>
        </w:r>
        <w:r>
          <w:rPr>
            <w:rFonts w:eastAsiaTheme="minorEastAsia"/>
            <w:noProof/>
            <w:lang w:eastAsia="fr-FR"/>
          </w:rPr>
          <w:tab/>
        </w:r>
        <w:r w:rsidRPr="004E3EB7">
          <w:rPr>
            <w:rStyle w:val="Lienhypertexte"/>
            <w:noProof/>
          </w:rPr>
          <w:t>Exemple : Création d’un incident</w:t>
        </w:r>
        <w:r>
          <w:rPr>
            <w:noProof/>
            <w:webHidden/>
          </w:rPr>
          <w:tab/>
        </w:r>
        <w:r>
          <w:rPr>
            <w:noProof/>
            <w:webHidden/>
          </w:rPr>
          <w:fldChar w:fldCharType="begin"/>
        </w:r>
        <w:r>
          <w:rPr>
            <w:noProof/>
            <w:webHidden/>
          </w:rPr>
          <w:instrText xml:space="preserve"> PAGEREF _Toc126601400 \h </w:instrText>
        </w:r>
        <w:r>
          <w:rPr>
            <w:noProof/>
            <w:webHidden/>
          </w:rPr>
        </w:r>
        <w:r>
          <w:rPr>
            <w:noProof/>
            <w:webHidden/>
          </w:rPr>
          <w:fldChar w:fldCharType="separate"/>
        </w:r>
        <w:r>
          <w:rPr>
            <w:noProof/>
            <w:webHidden/>
          </w:rPr>
          <w:t>48</w:t>
        </w:r>
        <w:r>
          <w:rPr>
            <w:noProof/>
            <w:webHidden/>
          </w:rPr>
          <w:fldChar w:fldCharType="end"/>
        </w:r>
      </w:hyperlink>
    </w:p>
    <w:p w14:paraId="308537E1" w14:textId="5FFE0397" w:rsidR="00BF6BF0" w:rsidRDefault="00BF6BF0">
      <w:pPr>
        <w:pStyle w:val="TM2"/>
        <w:tabs>
          <w:tab w:val="right" w:leader="dot" w:pos="10456"/>
        </w:tabs>
        <w:rPr>
          <w:rFonts w:eastAsiaTheme="minorEastAsia"/>
          <w:noProof/>
          <w:lang w:eastAsia="fr-FR"/>
        </w:rPr>
      </w:pPr>
      <w:hyperlink w:anchor="_Toc126601401" w:history="1">
        <w:r w:rsidRPr="004E3EB7">
          <w:rPr>
            <w:rStyle w:val="Lienhypertexte"/>
            <w:noProof/>
          </w:rPr>
          <w:t>Annexe 4 - Collections Postman</w:t>
        </w:r>
        <w:r>
          <w:rPr>
            <w:noProof/>
            <w:webHidden/>
          </w:rPr>
          <w:tab/>
        </w:r>
        <w:r>
          <w:rPr>
            <w:noProof/>
            <w:webHidden/>
          </w:rPr>
          <w:fldChar w:fldCharType="begin"/>
        </w:r>
        <w:r>
          <w:rPr>
            <w:noProof/>
            <w:webHidden/>
          </w:rPr>
          <w:instrText xml:space="preserve"> PAGEREF _Toc126601401 \h </w:instrText>
        </w:r>
        <w:r>
          <w:rPr>
            <w:noProof/>
            <w:webHidden/>
          </w:rPr>
        </w:r>
        <w:r>
          <w:rPr>
            <w:noProof/>
            <w:webHidden/>
          </w:rPr>
          <w:fldChar w:fldCharType="separate"/>
        </w:r>
        <w:r>
          <w:rPr>
            <w:noProof/>
            <w:webHidden/>
          </w:rPr>
          <w:t>49</w:t>
        </w:r>
        <w:r>
          <w:rPr>
            <w:noProof/>
            <w:webHidden/>
          </w:rPr>
          <w:fldChar w:fldCharType="end"/>
        </w:r>
      </w:hyperlink>
    </w:p>
    <w:p w14:paraId="01BD7AC0" w14:textId="3B6C4571" w:rsidR="00BF6BF0" w:rsidRDefault="00BF6BF0">
      <w:pPr>
        <w:pStyle w:val="TM2"/>
        <w:tabs>
          <w:tab w:val="right" w:leader="dot" w:pos="10456"/>
        </w:tabs>
        <w:rPr>
          <w:rFonts w:eastAsiaTheme="minorEastAsia"/>
          <w:noProof/>
          <w:lang w:eastAsia="fr-FR"/>
        </w:rPr>
      </w:pPr>
      <w:hyperlink w:anchor="_Toc126601402" w:history="1">
        <w:r w:rsidRPr="004E3EB7">
          <w:rPr>
            <w:rStyle w:val="Lienhypertexte"/>
            <w:noProof/>
          </w:rPr>
          <w:t>Annexe 5 - schéma déploiement</w:t>
        </w:r>
        <w:r>
          <w:rPr>
            <w:noProof/>
            <w:webHidden/>
          </w:rPr>
          <w:tab/>
        </w:r>
        <w:r>
          <w:rPr>
            <w:noProof/>
            <w:webHidden/>
          </w:rPr>
          <w:fldChar w:fldCharType="begin"/>
        </w:r>
        <w:r>
          <w:rPr>
            <w:noProof/>
            <w:webHidden/>
          </w:rPr>
          <w:instrText xml:space="preserve"> PAGEREF _Toc126601402 \h </w:instrText>
        </w:r>
        <w:r>
          <w:rPr>
            <w:noProof/>
            <w:webHidden/>
          </w:rPr>
        </w:r>
        <w:r>
          <w:rPr>
            <w:noProof/>
            <w:webHidden/>
          </w:rPr>
          <w:fldChar w:fldCharType="separate"/>
        </w:r>
        <w:r>
          <w:rPr>
            <w:noProof/>
            <w:webHidden/>
          </w:rPr>
          <w:t>50</w:t>
        </w:r>
        <w:r>
          <w:rPr>
            <w:noProof/>
            <w:webHidden/>
          </w:rPr>
          <w:fldChar w:fldCharType="end"/>
        </w:r>
      </w:hyperlink>
    </w:p>
    <w:p w14:paraId="34E3BA7D" w14:textId="5D1ABA37" w:rsidR="00CD48C6" w:rsidRDefault="00536734" w:rsidP="002050EF">
      <w:pPr>
        <w:jc w:val="both"/>
        <w:rPr>
          <w:sz w:val="24"/>
          <w:szCs w:val="24"/>
        </w:rPr>
      </w:pPr>
      <w:r>
        <w:rPr>
          <w:sz w:val="24"/>
          <w:szCs w:val="24"/>
        </w:rPr>
        <w:fldChar w:fldCharType="end"/>
      </w:r>
    </w:p>
    <w:p w14:paraId="429BE07F" w14:textId="77777777" w:rsidR="00536734" w:rsidRDefault="00CD48C6" w:rsidP="002050EF">
      <w:pPr>
        <w:jc w:val="both"/>
        <w:rPr>
          <w:sz w:val="24"/>
          <w:szCs w:val="24"/>
        </w:rPr>
      </w:pPr>
      <w:r w:rsidRPr="00D34636">
        <w:rPr>
          <w:sz w:val="24"/>
          <w:szCs w:val="24"/>
        </w:rPr>
        <w:br w:type="page"/>
      </w:r>
    </w:p>
    <w:p w14:paraId="18A5FAFD" w14:textId="2B8717A9" w:rsidR="00F2792F" w:rsidRPr="003B6CBA" w:rsidRDefault="009D7D43" w:rsidP="002050EF">
      <w:pPr>
        <w:pStyle w:val="Titre2"/>
        <w:jc w:val="both"/>
      </w:pPr>
      <w:bookmarkStart w:id="1" w:name="_Toc126601306"/>
      <w:r w:rsidRPr="003B6CBA">
        <w:lastRenderedPageBreak/>
        <w:t>Introduction</w:t>
      </w:r>
      <w:bookmarkEnd w:id="1"/>
    </w:p>
    <w:p w14:paraId="22427E5E" w14:textId="2639F896" w:rsidR="009D03C6" w:rsidRDefault="009D7D43" w:rsidP="002050EF">
      <w:pPr>
        <w:pStyle w:val="Corpsdetexte"/>
        <w:jc w:val="both"/>
      </w:pPr>
      <w:r w:rsidRPr="00D34636">
        <w:t xml:space="preserve">Je m’appelle Sophie Joffre. </w:t>
      </w:r>
      <w:r w:rsidR="009D03C6">
        <w:t>Comptable de carrière, j’avais envie de changer de voie professionnelle.</w:t>
      </w:r>
      <w:r w:rsidR="0032716B">
        <w:t xml:space="preserve"> </w:t>
      </w:r>
      <w:r w:rsidR="009D03C6">
        <w:t>Etant titulaire d’un BTS Informatique de gestion, j’ai décidé de revenir à mes premières amours, l’informatique, la partie software : le développement et la réalisation d’applications.</w:t>
      </w:r>
    </w:p>
    <w:p w14:paraId="4B622DC1" w14:textId="220A3A11" w:rsidR="009D7D43" w:rsidRPr="00D34636" w:rsidDel="003D1B36" w:rsidRDefault="009D03C6" w:rsidP="002050EF">
      <w:pPr>
        <w:pStyle w:val="Corpsdetexte"/>
        <w:jc w:val="both"/>
        <w:rPr>
          <w:del w:id="2" w:author="Norbert SILBERHORN" w:date="2023-02-03T14:30:00Z"/>
        </w:rPr>
      </w:pPr>
      <w:r>
        <w:t>Ainsi, et p</w:t>
      </w:r>
      <w:r w:rsidR="009D7D43" w:rsidRPr="00D34636">
        <w:t>endant près d’1 an, j’ai suivi un cursus de formation pour apprendre le métier de développeur en informatique.</w:t>
      </w:r>
      <w:r w:rsidR="0032716B">
        <w:t xml:space="preserve"> </w:t>
      </w:r>
      <w:r w:rsidR="009D7D43" w:rsidRPr="00D34636">
        <w:t>Cette formation m’a été proposée par mon employeur Société Générale</w:t>
      </w:r>
      <w:r w:rsidR="008F7D55">
        <w:t xml:space="preserve">, </w:t>
      </w:r>
      <w:r>
        <w:t>e</w:t>
      </w:r>
      <w:r w:rsidR="009D7D43" w:rsidRPr="00D34636">
        <w:t>n partenariat avec l’Ecole Efrei Pari</w:t>
      </w:r>
      <w:r w:rsidR="00735833">
        <w:t>s</w:t>
      </w:r>
      <w:r w:rsidR="009D7D43" w:rsidRPr="00D34636">
        <w:t>,</w:t>
      </w:r>
      <w:r w:rsidR="00E279F4">
        <w:t xml:space="preserve"> </w:t>
      </w:r>
      <w:r>
        <w:t>dans le cadre d’un reskilling.</w:t>
      </w:r>
      <w:ins w:id="3" w:author="Norbert SILBERHORN" w:date="2023-02-03T14:30:00Z">
        <w:r w:rsidR="003D1B36">
          <w:t xml:space="preserve"> </w:t>
        </w:r>
      </w:ins>
    </w:p>
    <w:p w14:paraId="10822087" w14:textId="1D6DA8C2" w:rsidR="009D7D43" w:rsidRDefault="009D7D43" w:rsidP="002050EF">
      <w:pPr>
        <w:pStyle w:val="Corpsdetexte"/>
        <w:jc w:val="both"/>
      </w:pPr>
      <w:r w:rsidRPr="00D34636">
        <w:t xml:space="preserve">L’investissement pour l’entreprise et pour </w:t>
      </w:r>
      <w:r w:rsidR="00735833">
        <w:t xml:space="preserve">moi-même </w:t>
      </w:r>
      <w:r w:rsidR="00E174C8">
        <w:t>a été</w:t>
      </w:r>
      <w:r w:rsidRPr="00D34636">
        <w:t xml:space="preserve"> énorme et je suis heureuse de pouvoir maintenant présenter mon projet de fin d’étude à l’examen du Titre Professionnel de </w:t>
      </w:r>
      <w:r w:rsidR="00C26DDA">
        <w:t>«</w:t>
      </w:r>
      <w:r w:rsidRPr="00D34636">
        <w:t>Concepteur développeur d’applications</w:t>
      </w:r>
      <w:r w:rsidR="00C26DDA">
        <w:t>»</w:t>
      </w:r>
      <w:r w:rsidRPr="00D34636">
        <w:t>.</w:t>
      </w:r>
    </w:p>
    <w:p w14:paraId="2D475F33" w14:textId="30BA103A" w:rsidR="00D71178" w:rsidRDefault="00D71178" w:rsidP="002050EF">
      <w:pPr>
        <w:pStyle w:val="Corpsdetexte"/>
        <w:jc w:val="both"/>
      </w:pPr>
      <w:r>
        <w:t>Le projet s’appelle SOS Immo.</w:t>
      </w:r>
      <w:r w:rsidR="0032716B">
        <w:t xml:space="preserve"> </w:t>
      </w:r>
      <w:r>
        <w:t>C’</w:t>
      </w:r>
      <w:r w:rsidRPr="00D34636">
        <w:t>est un outil de gestion de tickets, ces tickets étant des incidents techniques pouvant survenir dans un immeuble de bureau de grande taille.</w:t>
      </w:r>
    </w:p>
    <w:p w14:paraId="3FB6A0D3" w14:textId="174D1020" w:rsidR="008C18FE" w:rsidRPr="008C18FE" w:rsidRDefault="008C18FE" w:rsidP="002050EF">
      <w:pPr>
        <w:pStyle w:val="Paragraphedeliste"/>
        <w:numPr>
          <w:ilvl w:val="0"/>
          <w:numId w:val="22"/>
        </w:numPr>
        <w:spacing w:after="0"/>
        <w:jc w:val="both"/>
        <w:rPr>
          <w:sz w:val="24"/>
          <w:szCs w:val="24"/>
        </w:rPr>
      </w:pPr>
      <w:r w:rsidRPr="008C18FE">
        <w:rPr>
          <w:sz w:val="24"/>
          <w:szCs w:val="24"/>
        </w:rPr>
        <w:t>Chaque</w:t>
      </w:r>
      <w:r w:rsidR="00D71178" w:rsidRPr="008C18FE">
        <w:rPr>
          <w:sz w:val="24"/>
          <w:szCs w:val="24"/>
        </w:rPr>
        <w:t xml:space="preserve"> occupant</w:t>
      </w:r>
      <w:r w:rsidRPr="008C18FE">
        <w:rPr>
          <w:sz w:val="24"/>
          <w:szCs w:val="24"/>
        </w:rPr>
        <w:t xml:space="preserve"> </w:t>
      </w:r>
      <w:r w:rsidR="00D71178" w:rsidRPr="008C18FE">
        <w:rPr>
          <w:sz w:val="24"/>
          <w:szCs w:val="24"/>
        </w:rPr>
        <w:t>de l’immeuble pourr</w:t>
      </w:r>
      <w:r w:rsidRPr="008C18FE">
        <w:rPr>
          <w:sz w:val="24"/>
          <w:szCs w:val="24"/>
        </w:rPr>
        <w:t xml:space="preserve">a </w:t>
      </w:r>
      <w:r w:rsidR="00D71178" w:rsidRPr="008C18FE">
        <w:rPr>
          <w:sz w:val="24"/>
          <w:szCs w:val="24"/>
        </w:rPr>
        <w:t xml:space="preserve">signaler </w:t>
      </w:r>
      <w:r w:rsidR="009D03C6">
        <w:rPr>
          <w:sz w:val="24"/>
          <w:szCs w:val="24"/>
        </w:rPr>
        <w:t xml:space="preserve">et suivre </w:t>
      </w:r>
      <w:r w:rsidR="00D71178" w:rsidRPr="008C18FE">
        <w:rPr>
          <w:sz w:val="24"/>
          <w:szCs w:val="24"/>
        </w:rPr>
        <w:t>un incident</w:t>
      </w:r>
      <w:r w:rsidR="008F7D55">
        <w:rPr>
          <w:sz w:val="24"/>
          <w:szCs w:val="24"/>
        </w:rPr>
        <w:t>.</w:t>
      </w:r>
    </w:p>
    <w:p w14:paraId="7DD90277" w14:textId="707017C7" w:rsidR="008C18FE" w:rsidRPr="008C18FE" w:rsidRDefault="008C18FE" w:rsidP="002050EF">
      <w:pPr>
        <w:pStyle w:val="Paragraphedeliste"/>
        <w:numPr>
          <w:ilvl w:val="0"/>
          <w:numId w:val="22"/>
        </w:numPr>
        <w:spacing w:after="0"/>
        <w:jc w:val="both"/>
        <w:rPr>
          <w:sz w:val="24"/>
          <w:szCs w:val="24"/>
        </w:rPr>
      </w:pPr>
      <w:r w:rsidRPr="008C18FE">
        <w:rPr>
          <w:sz w:val="24"/>
          <w:szCs w:val="24"/>
        </w:rPr>
        <w:t xml:space="preserve">Un </w:t>
      </w:r>
      <w:r w:rsidR="00D71178" w:rsidRPr="008C18FE">
        <w:rPr>
          <w:sz w:val="24"/>
          <w:szCs w:val="24"/>
        </w:rPr>
        <w:t xml:space="preserve">technicien </w:t>
      </w:r>
      <w:r w:rsidRPr="008C18FE">
        <w:rPr>
          <w:sz w:val="24"/>
          <w:szCs w:val="24"/>
        </w:rPr>
        <w:t xml:space="preserve">pourra prendre en charge et signaler </w:t>
      </w:r>
      <w:r w:rsidR="008F7D55">
        <w:rPr>
          <w:sz w:val="24"/>
          <w:szCs w:val="24"/>
        </w:rPr>
        <w:t xml:space="preserve">ensuite </w:t>
      </w:r>
      <w:r w:rsidRPr="008C18FE">
        <w:rPr>
          <w:sz w:val="24"/>
          <w:szCs w:val="24"/>
        </w:rPr>
        <w:t>la fin de l’intervention</w:t>
      </w:r>
      <w:r w:rsidR="008F7D55">
        <w:rPr>
          <w:sz w:val="24"/>
          <w:szCs w:val="24"/>
        </w:rPr>
        <w:t>.</w:t>
      </w:r>
    </w:p>
    <w:p w14:paraId="261BE9D7" w14:textId="02706595" w:rsidR="00D71178" w:rsidRPr="008C18FE" w:rsidRDefault="008C18FE" w:rsidP="002050EF">
      <w:pPr>
        <w:pStyle w:val="Paragraphedeliste"/>
        <w:numPr>
          <w:ilvl w:val="0"/>
          <w:numId w:val="22"/>
        </w:numPr>
        <w:spacing w:after="0"/>
        <w:jc w:val="both"/>
        <w:rPr>
          <w:sz w:val="24"/>
          <w:szCs w:val="24"/>
        </w:rPr>
      </w:pPr>
      <w:r w:rsidRPr="008C18FE">
        <w:rPr>
          <w:sz w:val="24"/>
          <w:szCs w:val="24"/>
        </w:rPr>
        <w:t>Les manager</w:t>
      </w:r>
      <w:r w:rsidR="00735833">
        <w:rPr>
          <w:sz w:val="24"/>
          <w:szCs w:val="24"/>
        </w:rPr>
        <w:t>s</w:t>
      </w:r>
      <w:r w:rsidRPr="008C18FE">
        <w:rPr>
          <w:sz w:val="24"/>
          <w:szCs w:val="24"/>
        </w:rPr>
        <w:t xml:space="preserve"> pourront savoir qu</w:t>
      </w:r>
      <w:r w:rsidR="009D03C6">
        <w:rPr>
          <w:sz w:val="24"/>
          <w:szCs w:val="24"/>
        </w:rPr>
        <w:t>els techniciens</w:t>
      </w:r>
      <w:r w:rsidRPr="008C18FE">
        <w:rPr>
          <w:sz w:val="24"/>
          <w:szCs w:val="24"/>
        </w:rPr>
        <w:t xml:space="preserve"> s’occupe</w:t>
      </w:r>
      <w:r w:rsidR="009D03C6">
        <w:rPr>
          <w:sz w:val="24"/>
          <w:szCs w:val="24"/>
        </w:rPr>
        <w:t>nt</w:t>
      </w:r>
      <w:r w:rsidRPr="008C18FE">
        <w:rPr>
          <w:sz w:val="24"/>
          <w:szCs w:val="24"/>
        </w:rPr>
        <w:t xml:space="preserve"> de quel</w:t>
      </w:r>
      <w:r w:rsidR="009D03C6">
        <w:rPr>
          <w:sz w:val="24"/>
          <w:szCs w:val="24"/>
        </w:rPr>
        <w:t>s</w:t>
      </w:r>
      <w:r w:rsidRPr="008C18FE">
        <w:rPr>
          <w:sz w:val="24"/>
          <w:szCs w:val="24"/>
        </w:rPr>
        <w:t xml:space="preserve"> incident</w:t>
      </w:r>
      <w:r w:rsidR="009D03C6">
        <w:rPr>
          <w:sz w:val="24"/>
          <w:szCs w:val="24"/>
        </w:rPr>
        <w:t>s</w:t>
      </w:r>
      <w:r w:rsidR="008F7D55">
        <w:rPr>
          <w:sz w:val="24"/>
          <w:szCs w:val="24"/>
        </w:rPr>
        <w:t>.</w:t>
      </w:r>
    </w:p>
    <w:p w14:paraId="4D4C2A30" w14:textId="436D2197" w:rsidR="00D71178" w:rsidRDefault="00D71178" w:rsidP="002050EF">
      <w:pPr>
        <w:spacing w:after="0"/>
        <w:contextualSpacing/>
        <w:jc w:val="both"/>
        <w:rPr>
          <w:sz w:val="24"/>
          <w:szCs w:val="24"/>
        </w:rPr>
      </w:pPr>
    </w:p>
    <w:p w14:paraId="4CAE66E9" w14:textId="30213D5F" w:rsidR="00D71178" w:rsidRDefault="00D71178" w:rsidP="002050EF">
      <w:pPr>
        <w:pStyle w:val="Corpsdetexte"/>
        <w:jc w:val="both"/>
      </w:pPr>
      <w:r>
        <w:t>Le choix d’une telle application s’est imposé pour plusieurs raisons :</w:t>
      </w:r>
    </w:p>
    <w:p w14:paraId="33F909AE" w14:textId="18C18745" w:rsidR="00D71178" w:rsidRDefault="00D71178" w:rsidP="002050EF">
      <w:pPr>
        <w:pStyle w:val="Paragraphedeliste"/>
        <w:numPr>
          <w:ilvl w:val="0"/>
          <w:numId w:val="12"/>
        </w:numPr>
        <w:spacing w:after="0"/>
        <w:jc w:val="both"/>
        <w:rPr>
          <w:sz w:val="24"/>
          <w:szCs w:val="24"/>
        </w:rPr>
      </w:pPr>
      <w:r w:rsidRPr="00D71178">
        <w:rPr>
          <w:sz w:val="24"/>
          <w:szCs w:val="24"/>
        </w:rPr>
        <w:t>Elle correspond parfaitement à mes appétences : mettre en place des applications qui facilitent la vie des gens et les aide</w:t>
      </w:r>
      <w:r w:rsidR="00735833">
        <w:rPr>
          <w:sz w:val="24"/>
          <w:szCs w:val="24"/>
        </w:rPr>
        <w:t>nt</w:t>
      </w:r>
      <w:r w:rsidR="00172D28">
        <w:rPr>
          <w:sz w:val="24"/>
          <w:szCs w:val="24"/>
        </w:rPr>
        <w:t xml:space="preserve"> dans </w:t>
      </w:r>
      <w:r w:rsidRPr="00D71178">
        <w:rPr>
          <w:sz w:val="24"/>
          <w:szCs w:val="24"/>
        </w:rPr>
        <w:t>leur travail.</w:t>
      </w:r>
    </w:p>
    <w:p w14:paraId="1F921E59" w14:textId="14583FD8" w:rsidR="00D71178" w:rsidRPr="003E35DE" w:rsidRDefault="00D71178" w:rsidP="002050EF">
      <w:pPr>
        <w:pStyle w:val="Paragraphedeliste"/>
        <w:numPr>
          <w:ilvl w:val="0"/>
          <w:numId w:val="12"/>
        </w:numPr>
        <w:spacing w:after="0"/>
        <w:jc w:val="both"/>
        <w:rPr>
          <w:sz w:val="24"/>
          <w:szCs w:val="24"/>
        </w:rPr>
      </w:pPr>
      <w:r w:rsidRPr="00D34636">
        <w:rPr>
          <w:sz w:val="24"/>
          <w:szCs w:val="24"/>
        </w:rPr>
        <w:t xml:space="preserve">Après 25 ans </w:t>
      </w:r>
      <w:r>
        <w:rPr>
          <w:sz w:val="24"/>
          <w:szCs w:val="24"/>
        </w:rPr>
        <w:t>à la Défense</w:t>
      </w:r>
      <w:r w:rsidRPr="00D34636">
        <w:rPr>
          <w:sz w:val="24"/>
          <w:szCs w:val="24"/>
        </w:rPr>
        <w:t xml:space="preserve"> dont environ 10 ans comme </w:t>
      </w:r>
      <w:r w:rsidRPr="003E35DE">
        <w:rPr>
          <w:sz w:val="24"/>
          <w:szCs w:val="24"/>
        </w:rPr>
        <w:t>élue au CSSCT</w:t>
      </w:r>
      <w:ins w:id="4" w:author="Norbert SILBERHORN" w:date="2023-02-03T14:40:00Z">
        <w:r w:rsidR="005E0422" w:rsidRPr="003E35DE">
          <w:rPr>
            <w:rStyle w:val="Appelnotedebasdep"/>
            <w:sz w:val="24"/>
            <w:szCs w:val="24"/>
          </w:rPr>
          <w:footnoteReference w:id="1"/>
        </w:r>
      </w:ins>
      <w:r w:rsidRPr="003E35DE">
        <w:rPr>
          <w:sz w:val="24"/>
          <w:szCs w:val="24"/>
        </w:rPr>
        <w:t>, anciennement CHSCT</w:t>
      </w:r>
      <w:r w:rsidR="003E35DE" w:rsidRPr="003E35DE">
        <w:rPr>
          <w:rStyle w:val="Appelnotedebasdep"/>
          <w:sz w:val="24"/>
          <w:szCs w:val="24"/>
        </w:rPr>
        <w:footnoteReference w:id="2"/>
      </w:r>
      <w:r w:rsidRPr="003E35DE">
        <w:rPr>
          <w:sz w:val="24"/>
          <w:szCs w:val="24"/>
        </w:rPr>
        <w:t xml:space="preserve">, </w:t>
      </w:r>
      <w:r w:rsidR="00B547DA" w:rsidRPr="003E35DE">
        <w:rPr>
          <w:sz w:val="24"/>
          <w:szCs w:val="24"/>
        </w:rPr>
        <w:t xml:space="preserve">je connais </w:t>
      </w:r>
      <w:r w:rsidRPr="003E35DE">
        <w:rPr>
          <w:sz w:val="24"/>
          <w:szCs w:val="24"/>
        </w:rPr>
        <w:t xml:space="preserve">le fonctionnement </w:t>
      </w:r>
      <w:r w:rsidR="00C26DDA">
        <w:rPr>
          <w:sz w:val="24"/>
          <w:szCs w:val="24"/>
        </w:rPr>
        <w:t>«</w:t>
      </w:r>
      <w:r w:rsidRPr="003E35DE">
        <w:rPr>
          <w:sz w:val="24"/>
          <w:szCs w:val="24"/>
        </w:rPr>
        <w:t>technique</w:t>
      </w:r>
      <w:r w:rsidR="00C26DDA">
        <w:rPr>
          <w:sz w:val="24"/>
          <w:szCs w:val="24"/>
        </w:rPr>
        <w:t>»</w:t>
      </w:r>
      <w:r w:rsidRPr="003E35DE">
        <w:rPr>
          <w:sz w:val="24"/>
          <w:szCs w:val="24"/>
        </w:rPr>
        <w:t xml:space="preserve"> d’un immeuble</w:t>
      </w:r>
      <w:r w:rsidR="00E174C8">
        <w:rPr>
          <w:sz w:val="24"/>
          <w:szCs w:val="24"/>
        </w:rPr>
        <w:t xml:space="preserve"> de ce genre</w:t>
      </w:r>
      <w:r w:rsidRPr="003E35DE">
        <w:rPr>
          <w:sz w:val="24"/>
          <w:szCs w:val="24"/>
        </w:rPr>
        <w:t>.</w:t>
      </w:r>
    </w:p>
    <w:p w14:paraId="573B3895" w14:textId="3E9B5523" w:rsidR="00D71178" w:rsidRPr="00B547DA" w:rsidRDefault="00B547DA" w:rsidP="002050EF">
      <w:pPr>
        <w:pStyle w:val="Paragraphedeliste"/>
        <w:numPr>
          <w:ilvl w:val="0"/>
          <w:numId w:val="12"/>
        </w:numPr>
        <w:spacing w:after="0"/>
        <w:jc w:val="both"/>
        <w:rPr>
          <w:sz w:val="24"/>
          <w:szCs w:val="24"/>
        </w:rPr>
      </w:pPr>
      <w:r w:rsidRPr="00B547DA">
        <w:rPr>
          <w:sz w:val="24"/>
          <w:szCs w:val="24"/>
        </w:rPr>
        <w:t>Ce projet</w:t>
      </w:r>
      <w:r w:rsidR="00D71178" w:rsidRPr="00B547DA">
        <w:rPr>
          <w:sz w:val="24"/>
          <w:szCs w:val="24"/>
        </w:rPr>
        <w:t xml:space="preserve"> contient les éléments nécessaires au passage du R</w:t>
      </w:r>
      <w:r w:rsidR="00735833">
        <w:rPr>
          <w:sz w:val="24"/>
          <w:szCs w:val="24"/>
        </w:rPr>
        <w:t>N</w:t>
      </w:r>
      <w:r w:rsidR="00D71178" w:rsidRPr="00B547DA">
        <w:rPr>
          <w:sz w:val="24"/>
          <w:szCs w:val="24"/>
        </w:rPr>
        <w:t>CP</w:t>
      </w:r>
      <w:r w:rsidRPr="00B547DA">
        <w:rPr>
          <w:sz w:val="24"/>
          <w:szCs w:val="24"/>
        </w:rPr>
        <w:t>.</w:t>
      </w:r>
    </w:p>
    <w:p w14:paraId="72AA52C4" w14:textId="244E8FE1" w:rsidR="00D71178" w:rsidRDefault="00D71178" w:rsidP="002050EF">
      <w:pPr>
        <w:spacing w:after="0"/>
        <w:contextualSpacing/>
        <w:jc w:val="both"/>
        <w:rPr>
          <w:sz w:val="24"/>
          <w:szCs w:val="24"/>
        </w:rPr>
      </w:pPr>
    </w:p>
    <w:p w14:paraId="74F26A93" w14:textId="77777777" w:rsidR="009D03C6" w:rsidRPr="00D34636" w:rsidRDefault="009D03C6" w:rsidP="002050EF">
      <w:pPr>
        <w:spacing w:after="0"/>
        <w:contextualSpacing/>
        <w:jc w:val="both"/>
        <w:rPr>
          <w:sz w:val="24"/>
          <w:szCs w:val="24"/>
        </w:rPr>
      </w:pPr>
    </w:p>
    <w:p w14:paraId="652B723E" w14:textId="5CE03ECB" w:rsidR="00F2792F" w:rsidRPr="006970BF" w:rsidRDefault="00F2792F" w:rsidP="002050EF">
      <w:pPr>
        <w:pStyle w:val="Titre2"/>
        <w:jc w:val="both"/>
        <w:rPr>
          <w:lang w:val="en-US"/>
        </w:rPr>
      </w:pPr>
      <w:bookmarkStart w:id="5" w:name="_Toc126601307"/>
      <w:r w:rsidRPr="006970BF">
        <w:rPr>
          <w:lang w:val="en-US"/>
        </w:rPr>
        <w:t>Abstract</w:t>
      </w:r>
      <w:bookmarkEnd w:id="5"/>
    </w:p>
    <w:p w14:paraId="2339E4B2" w14:textId="5D24D516" w:rsidR="00E279F4" w:rsidRPr="006970BF" w:rsidDel="005E0422" w:rsidRDefault="00E279F4" w:rsidP="002050EF">
      <w:pPr>
        <w:pStyle w:val="Corpsdetexte"/>
        <w:jc w:val="both"/>
        <w:rPr>
          <w:del w:id="6" w:author="Norbert SILBERHORN" w:date="2023-02-03T14:42:00Z"/>
          <w:lang w:val="en-US"/>
        </w:rPr>
      </w:pPr>
      <w:r w:rsidRPr="006970BF">
        <w:rPr>
          <w:lang w:val="en-US"/>
        </w:rPr>
        <w:t xml:space="preserve">My name is Sophie. I </w:t>
      </w:r>
      <w:r w:rsidR="00583FF7" w:rsidRPr="006970BF">
        <w:rPr>
          <w:lang w:val="en-US"/>
        </w:rPr>
        <w:t>was trained</w:t>
      </w:r>
      <w:r w:rsidRPr="006970BF">
        <w:rPr>
          <w:lang w:val="en-US"/>
        </w:rPr>
        <w:t xml:space="preserve"> for one year to </w:t>
      </w:r>
      <w:r w:rsidR="00583FF7" w:rsidRPr="006970BF">
        <w:rPr>
          <w:lang w:val="en-US"/>
        </w:rPr>
        <w:t>become a software</w:t>
      </w:r>
      <w:r w:rsidRPr="006970BF">
        <w:rPr>
          <w:lang w:val="en-US"/>
        </w:rPr>
        <w:t xml:space="preserve"> developer.</w:t>
      </w:r>
      <w:ins w:id="7" w:author="Norbert SILBERHORN" w:date="2023-02-03T14:42:00Z">
        <w:r w:rsidR="005E0422">
          <w:rPr>
            <w:lang w:val="en-US"/>
          </w:rPr>
          <w:t xml:space="preserve"> </w:t>
        </w:r>
      </w:ins>
    </w:p>
    <w:p w14:paraId="35E09814" w14:textId="72CD44FD" w:rsidR="00E279F4" w:rsidRPr="006970BF" w:rsidDel="005E0422" w:rsidRDefault="00E279F4" w:rsidP="002050EF">
      <w:pPr>
        <w:pStyle w:val="Corpsdetexte"/>
        <w:jc w:val="both"/>
        <w:rPr>
          <w:del w:id="8" w:author="Norbert SILBERHORN" w:date="2023-02-03T14:44:00Z"/>
          <w:lang w:val="en-US"/>
        </w:rPr>
      </w:pPr>
      <w:r w:rsidRPr="006970BF">
        <w:rPr>
          <w:lang w:val="en-US"/>
        </w:rPr>
        <w:t xml:space="preserve">This training was proposed to me by my employer Société Générale thanks to a </w:t>
      </w:r>
      <w:r w:rsidR="0032563C" w:rsidRPr="006970BF">
        <w:rPr>
          <w:lang w:val="en-US"/>
        </w:rPr>
        <w:t>partnership</w:t>
      </w:r>
      <w:r w:rsidRPr="006970BF">
        <w:rPr>
          <w:lang w:val="en-US"/>
        </w:rPr>
        <w:t xml:space="preserve"> with the Effrei Paris schoo</w:t>
      </w:r>
      <w:r w:rsidR="00DC240F" w:rsidRPr="006970BF">
        <w:rPr>
          <w:lang w:val="en-US"/>
        </w:rPr>
        <w:t>l</w:t>
      </w:r>
      <w:r w:rsidR="00583FF7" w:rsidRPr="006970BF">
        <w:rPr>
          <w:lang w:val="en-US"/>
        </w:rPr>
        <w:t>.</w:t>
      </w:r>
      <w:r w:rsidR="0032716B" w:rsidRPr="006970BF">
        <w:rPr>
          <w:lang w:val="en-US"/>
        </w:rPr>
        <w:t xml:space="preserve"> </w:t>
      </w:r>
      <w:r w:rsidR="00583FF7" w:rsidRPr="006970BF">
        <w:rPr>
          <w:lang w:val="en-US"/>
        </w:rPr>
        <w:t xml:space="preserve">For me, it’s </w:t>
      </w:r>
      <w:r w:rsidRPr="006970BF">
        <w:rPr>
          <w:lang w:val="en-US"/>
        </w:rPr>
        <w:t xml:space="preserve">the </w:t>
      </w:r>
      <w:r w:rsidR="00583FF7" w:rsidRPr="006970BF">
        <w:rPr>
          <w:lang w:val="en-US"/>
        </w:rPr>
        <w:t>opp</w:t>
      </w:r>
      <w:r w:rsidRPr="006970BF">
        <w:rPr>
          <w:lang w:val="en-US"/>
        </w:rPr>
        <w:t>o</w:t>
      </w:r>
      <w:r w:rsidR="00583FF7" w:rsidRPr="006970BF">
        <w:rPr>
          <w:lang w:val="en-US"/>
        </w:rPr>
        <w:t>rtunity</w:t>
      </w:r>
      <w:r w:rsidRPr="006970BF">
        <w:rPr>
          <w:lang w:val="en-US"/>
        </w:rPr>
        <w:t xml:space="preserve"> </w:t>
      </w:r>
      <w:r w:rsidR="00583FF7" w:rsidRPr="006970BF">
        <w:rPr>
          <w:lang w:val="en-US"/>
        </w:rPr>
        <w:t xml:space="preserve">to </w:t>
      </w:r>
      <w:r w:rsidRPr="006970BF">
        <w:rPr>
          <w:lang w:val="en-US"/>
        </w:rPr>
        <w:t xml:space="preserve">change </w:t>
      </w:r>
      <w:r w:rsidR="005E0422">
        <w:rPr>
          <w:lang w:val="en-US"/>
        </w:rPr>
        <w:t xml:space="preserve">my </w:t>
      </w:r>
      <w:r w:rsidRPr="006970BF">
        <w:rPr>
          <w:lang w:val="en-US"/>
        </w:rPr>
        <w:t>professional orientation.</w:t>
      </w:r>
      <w:ins w:id="9" w:author="Norbert SILBERHORN" w:date="2023-02-03T14:44:00Z">
        <w:r w:rsidR="005E0422">
          <w:rPr>
            <w:lang w:val="en-US"/>
          </w:rPr>
          <w:t xml:space="preserve"> </w:t>
        </w:r>
      </w:ins>
    </w:p>
    <w:p w14:paraId="64C01B3C" w14:textId="60DD9176" w:rsidR="00E279F4" w:rsidRPr="006970BF" w:rsidRDefault="00E279F4" w:rsidP="002050EF">
      <w:pPr>
        <w:pStyle w:val="Corpsdetexte"/>
        <w:jc w:val="both"/>
        <w:rPr>
          <w:lang w:val="en-US"/>
        </w:rPr>
      </w:pPr>
      <w:r w:rsidRPr="006970BF">
        <w:rPr>
          <w:lang w:val="en-US"/>
        </w:rPr>
        <w:t xml:space="preserve">This </w:t>
      </w:r>
      <w:r w:rsidR="005E0422">
        <w:rPr>
          <w:lang w:val="en-US"/>
        </w:rPr>
        <w:t>was</w:t>
      </w:r>
      <w:r w:rsidR="005E0422" w:rsidRPr="006970BF">
        <w:rPr>
          <w:lang w:val="en-US"/>
        </w:rPr>
        <w:t xml:space="preserve"> </w:t>
      </w:r>
      <w:r w:rsidRPr="006970BF">
        <w:rPr>
          <w:lang w:val="en-US"/>
        </w:rPr>
        <w:t xml:space="preserve">a </w:t>
      </w:r>
      <w:r w:rsidR="005E0422">
        <w:rPr>
          <w:lang w:val="en-US"/>
        </w:rPr>
        <w:t>huge</w:t>
      </w:r>
      <w:r w:rsidR="005E0422" w:rsidRPr="006970BF">
        <w:rPr>
          <w:lang w:val="en-US"/>
        </w:rPr>
        <w:t xml:space="preserve"> </w:t>
      </w:r>
      <w:r w:rsidRPr="006970BF">
        <w:rPr>
          <w:lang w:val="en-US"/>
        </w:rPr>
        <w:t xml:space="preserve">investment for </w:t>
      </w:r>
      <w:r w:rsidR="00583FF7" w:rsidRPr="006970BF">
        <w:rPr>
          <w:lang w:val="en-US"/>
        </w:rPr>
        <w:t>my</w:t>
      </w:r>
      <w:r w:rsidRPr="006970BF">
        <w:rPr>
          <w:lang w:val="en-US"/>
        </w:rPr>
        <w:t xml:space="preserve"> company and </w:t>
      </w:r>
      <w:r w:rsidR="007349B2">
        <w:rPr>
          <w:lang w:val="en-US"/>
        </w:rPr>
        <w:t xml:space="preserve">for </w:t>
      </w:r>
      <w:r w:rsidR="00583FF7" w:rsidRPr="006970BF">
        <w:rPr>
          <w:lang w:val="en-US"/>
        </w:rPr>
        <w:t>myself</w:t>
      </w:r>
      <w:r w:rsidRPr="006970BF">
        <w:rPr>
          <w:lang w:val="en-US"/>
        </w:rPr>
        <w:t xml:space="preserve"> and</w:t>
      </w:r>
      <w:r w:rsidR="005E0422">
        <w:rPr>
          <w:lang w:val="en-US"/>
        </w:rPr>
        <w:t xml:space="preserve"> now</w:t>
      </w:r>
      <w:r w:rsidRPr="006970BF">
        <w:rPr>
          <w:lang w:val="en-US"/>
        </w:rPr>
        <w:t xml:space="preserve"> </w:t>
      </w:r>
      <w:r w:rsidR="007349B2" w:rsidRPr="006970BF">
        <w:rPr>
          <w:lang w:val="en-US"/>
        </w:rPr>
        <w:t>I</w:t>
      </w:r>
      <w:r w:rsidR="007349B2">
        <w:rPr>
          <w:lang w:val="en-US"/>
        </w:rPr>
        <w:t xml:space="preserve"> a</w:t>
      </w:r>
      <w:r w:rsidR="007349B2" w:rsidRPr="006970BF">
        <w:rPr>
          <w:lang w:val="en-US"/>
        </w:rPr>
        <w:t xml:space="preserve">m </w:t>
      </w:r>
      <w:r w:rsidR="00583FF7" w:rsidRPr="006970BF">
        <w:rPr>
          <w:lang w:val="en-US"/>
        </w:rPr>
        <w:t xml:space="preserve">glad </w:t>
      </w:r>
      <w:r w:rsidRPr="006970BF">
        <w:rPr>
          <w:lang w:val="en-US"/>
        </w:rPr>
        <w:t xml:space="preserve">to present my end-of-study project for the </w:t>
      </w:r>
      <w:r w:rsidR="005E0422">
        <w:rPr>
          <w:lang w:val="en-US"/>
        </w:rPr>
        <w:t xml:space="preserve">exam </w:t>
      </w:r>
      <w:r w:rsidR="007349B2">
        <w:rPr>
          <w:lang w:val="en-US"/>
        </w:rPr>
        <w:t>to</w:t>
      </w:r>
      <w:r w:rsidR="005E0422">
        <w:rPr>
          <w:lang w:val="en-US"/>
        </w:rPr>
        <w:t xml:space="preserve"> the p</w:t>
      </w:r>
      <w:r w:rsidR="005E0422" w:rsidRPr="006970BF">
        <w:rPr>
          <w:lang w:val="en-US"/>
        </w:rPr>
        <w:t xml:space="preserve">rofessional </w:t>
      </w:r>
      <w:r w:rsidR="005E0422">
        <w:rPr>
          <w:lang w:val="en-US"/>
        </w:rPr>
        <w:t>t</w:t>
      </w:r>
      <w:r w:rsidRPr="006970BF">
        <w:rPr>
          <w:lang w:val="en-US"/>
        </w:rPr>
        <w:t xml:space="preserve">itle </w:t>
      </w:r>
      <w:r w:rsidR="007349B2">
        <w:rPr>
          <w:lang w:val="en-US"/>
        </w:rPr>
        <w:t>“</w:t>
      </w:r>
      <w:r w:rsidRPr="006970BF">
        <w:rPr>
          <w:lang w:val="en-US"/>
        </w:rPr>
        <w:t>Designer and develope</w:t>
      </w:r>
      <w:r w:rsidR="00DC240F" w:rsidRPr="006970BF">
        <w:rPr>
          <w:lang w:val="en-US"/>
        </w:rPr>
        <w:t>r</w:t>
      </w:r>
      <w:r w:rsidRPr="006970BF">
        <w:rPr>
          <w:lang w:val="en-US"/>
        </w:rPr>
        <w:t xml:space="preserve"> of applications</w:t>
      </w:r>
      <w:r w:rsidR="007349B2">
        <w:rPr>
          <w:lang w:val="en-US"/>
        </w:rPr>
        <w:t>”</w:t>
      </w:r>
      <w:r w:rsidRPr="006970BF">
        <w:rPr>
          <w:lang w:val="en-US"/>
        </w:rPr>
        <w:t>.</w:t>
      </w:r>
    </w:p>
    <w:p w14:paraId="442B08E4" w14:textId="0ED4E0FD" w:rsidR="00CD6568" w:rsidRDefault="007349B2" w:rsidP="002050EF">
      <w:pPr>
        <w:pStyle w:val="Corpsdetexte"/>
        <w:jc w:val="both"/>
        <w:rPr>
          <w:lang w:val="en-US"/>
        </w:rPr>
      </w:pPr>
      <w:r>
        <w:rPr>
          <w:lang w:val="en-US"/>
        </w:rPr>
        <w:t>The project</w:t>
      </w:r>
      <w:r w:rsidRPr="006970BF">
        <w:rPr>
          <w:lang w:val="en-US"/>
        </w:rPr>
        <w:t xml:space="preserve"> </w:t>
      </w:r>
      <w:r w:rsidR="00583FF7" w:rsidRPr="006970BF">
        <w:rPr>
          <w:lang w:val="en-US"/>
        </w:rPr>
        <w:t>is called SOS Immo.</w:t>
      </w:r>
      <w:bookmarkStart w:id="10" w:name="_Hlk124865781"/>
      <w:r w:rsidR="00583FF7" w:rsidRPr="006970BF">
        <w:rPr>
          <w:lang w:val="en-US"/>
        </w:rPr>
        <w:t xml:space="preserve"> I</w:t>
      </w:r>
      <w:r w:rsidR="008F4612" w:rsidRPr="006970BF">
        <w:rPr>
          <w:lang w:val="en-US"/>
        </w:rPr>
        <w:t xml:space="preserve">t consists of </w:t>
      </w:r>
      <w:r>
        <w:rPr>
          <w:lang w:val="en-US"/>
        </w:rPr>
        <w:t>an application to manage</w:t>
      </w:r>
      <w:r w:rsidRPr="006970BF">
        <w:rPr>
          <w:lang w:val="en-US"/>
        </w:rPr>
        <w:t xml:space="preserve"> </w:t>
      </w:r>
      <w:r w:rsidR="008F4612" w:rsidRPr="006970BF">
        <w:rPr>
          <w:lang w:val="en-US"/>
        </w:rPr>
        <w:t xml:space="preserve">technical </w:t>
      </w:r>
      <w:r w:rsidRPr="006970BF">
        <w:rPr>
          <w:lang w:val="en-US"/>
        </w:rPr>
        <w:t>incidents</w:t>
      </w:r>
      <w:r w:rsidR="008F4612" w:rsidRPr="006970BF">
        <w:rPr>
          <w:lang w:val="en-US"/>
        </w:rPr>
        <w:t xml:space="preserve"> that may occur in </w:t>
      </w:r>
      <w:r w:rsidR="000753DB">
        <w:rPr>
          <w:lang w:val="en-US"/>
        </w:rPr>
        <w:t xml:space="preserve">a </w:t>
      </w:r>
      <w:r>
        <w:rPr>
          <w:lang w:val="en-US"/>
        </w:rPr>
        <w:t>big</w:t>
      </w:r>
      <w:r w:rsidR="00583FF7" w:rsidRPr="006970BF">
        <w:rPr>
          <w:lang w:val="en-US"/>
        </w:rPr>
        <w:t xml:space="preserve"> office building</w:t>
      </w:r>
      <w:r w:rsidR="008F4612" w:rsidRPr="006970BF">
        <w:rPr>
          <w:lang w:val="en-US"/>
        </w:rPr>
        <w:t>.</w:t>
      </w:r>
    </w:p>
    <w:p w14:paraId="34944DE7" w14:textId="5446293A" w:rsidR="00583FF7" w:rsidRPr="006970BF" w:rsidRDefault="007349B2" w:rsidP="002050EF">
      <w:pPr>
        <w:pStyle w:val="Corpsdetexte"/>
        <w:jc w:val="both"/>
        <w:rPr>
          <w:lang w:val="en-US"/>
        </w:rPr>
      </w:pPr>
      <w:r>
        <w:rPr>
          <w:lang w:val="en-US"/>
        </w:rPr>
        <w:t>Using this application</w:t>
      </w:r>
      <w:r w:rsidR="00583FF7" w:rsidRPr="006970BF">
        <w:rPr>
          <w:lang w:val="en-US"/>
        </w:rPr>
        <w:t>, every occupant of the building can report an incident and follow up.</w:t>
      </w:r>
      <w:r w:rsidR="0032716B" w:rsidRPr="006970BF">
        <w:rPr>
          <w:lang w:val="en-US"/>
        </w:rPr>
        <w:t xml:space="preserve"> </w:t>
      </w:r>
      <w:r w:rsidR="00583FF7" w:rsidRPr="006970BF">
        <w:rPr>
          <w:lang w:val="en-US"/>
        </w:rPr>
        <w:t>A</w:t>
      </w:r>
      <w:r w:rsidR="0032716B" w:rsidRPr="006970BF">
        <w:rPr>
          <w:lang w:val="en-US"/>
        </w:rPr>
        <w:t>f</w:t>
      </w:r>
      <w:r w:rsidR="00583FF7" w:rsidRPr="006970BF">
        <w:rPr>
          <w:lang w:val="en-US"/>
        </w:rPr>
        <w:t xml:space="preserve">ter that, </w:t>
      </w:r>
      <w:r>
        <w:rPr>
          <w:lang w:val="en-US"/>
        </w:rPr>
        <w:t>a</w:t>
      </w:r>
      <w:r w:rsidRPr="006970BF">
        <w:rPr>
          <w:lang w:val="en-US"/>
        </w:rPr>
        <w:t xml:space="preserve"> </w:t>
      </w:r>
      <w:r w:rsidR="00583FF7" w:rsidRPr="006970BF">
        <w:rPr>
          <w:lang w:val="en-US"/>
        </w:rPr>
        <w:t>technician can solve the issue and report the end of the intervention.</w:t>
      </w:r>
      <w:bookmarkEnd w:id="10"/>
      <w:r w:rsidR="0032716B" w:rsidRPr="006970BF">
        <w:rPr>
          <w:lang w:val="en-US"/>
        </w:rPr>
        <w:t xml:space="preserve"> </w:t>
      </w:r>
      <w:r w:rsidR="00583FF7" w:rsidRPr="006970BF">
        <w:rPr>
          <w:lang w:val="en-US"/>
        </w:rPr>
        <w:t xml:space="preserve">The </w:t>
      </w:r>
      <w:r>
        <w:rPr>
          <w:lang w:val="en-US"/>
        </w:rPr>
        <w:t>technicians’</w:t>
      </w:r>
      <w:r w:rsidRPr="006970BF">
        <w:rPr>
          <w:lang w:val="en-US"/>
        </w:rPr>
        <w:t xml:space="preserve"> </w:t>
      </w:r>
      <w:r w:rsidR="00583FF7" w:rsidRPr="006970BF">
        <w:rPr>
          <w:lang w:val="en-US"/>
        </w:rPr>
        <w:t xml:space="preserve">manager can use the </w:t>
      </w:r>
      <w:r w:rsidR="00920862">
        <w:rPr>
          <w:lang w:val="en-US"/>
        </w:rPr>
        <w:t xml:space="preserve">application </w:t>
      </w:r>
      <w:r w:rsidR="00583FF7" w:rsidRPr="006970BF">
        <w:rPr>
          <w:lang w:val="en-US"/>
        </w:rPr>
        <w:t xml:space="preserve">to know which technician takes care of which </w:t>
      </w:r>
      <w:r w:rsidR="00920862" w:rsidRPr="006970BF">
        <w:rPr>
          <w:lang w:val="en-US"/>
        </w:rPr>
        <w:t>incident</w:t>
      </w:r>
      <w:r w:rsidR="00583FF7" w:rsidRPr="006970BF">
        <w:rPr>
          <w:lang w:val="en-US"/>
        </w:rPr>
        <w:t>.</w:t>
      </w:r>
    </w:p>
    <w:p w14:paraId="54DA5837" w14:textId="363CD36E" w:rsidR="00871EF7" w:rsidRPr="009D7D43" w:rsidRDefault="00FC66F1" w:rsidP="002050EF">
      <w:pPr>
        <w:pStyle w:val="Titre1"/>
        <w:jc w:val="both"/>
      </w:pPr>
      <w:r w:rsidRPr="006970BF">
        <w:rPr>
          <w:sz w:val="24"/>
          <w:szCs w:val="24"/>
          <w:lang w:val="en-US"/>
        </w:rPr>
        <w:br w:type="page"/>
      </w:r>
      <w:r w:rsidR="002E65AB" w:rsidRPr="006970BF">
        <w:rPr>
          <w:sz w:val="24"/>
          <w:szCs w:val="24"/>
          <w:lang w:val="en-US"/>
        </w:rPr>
        <w:lastRenderedPageBreak/>
        <w:tab/>
      </w:r>
      <w:bookmarkStart w:id="11" w:name="_Toc123817759"/>
      <w:bookmarkStart w:id="12" w:name="_Toc126601308"/>
      <w:r w:rsidR="009D7D43" w:rsidRPr="009D7D43">
        <w:t>Contexte SOS Immo</w:t>
      </w:r>
      <w:bookmarkEnd w:id="11"/>
      <w:bookmarkEnd w:id="12"/>
    </w:p>
    <w:p w14:paraId="6BD5FF99" w14:textId="58AEB7EF" w:rsidR="00871EF7" w:rsidRPr="009D7D43" w:rsidRDefault="00871EF7" w:rsidP="002050EF">
      <w:pPr>
        <w:pStyle w:val="Titre2"/>
        <w:jc w:val="both"/>
      </w:pPr>
      <w:bookmarkStart w:id="13" w:name="_Toc123817760"/>
      <w:bookmarkStart w:id="14" w:name="_Toc126601309"/>
      <w:r w:rsidRPr="009D7D43">
        <w:t>Fonctionnement des services immobiliers</w:t>
      </w:r>
      <w:bookmarkEnd w:id="13"/>
      <w:bookmarkEnd w:id="14"/>
    </w:p>
    <w:p w14:paraId="09DCF95E" w14:textId="33431B61" w:rsidR="00B547DA" w:rsidRPr="00D34636" w:rsidRDefault="00B547DA" w:rsidP="002050EF">
      <w:pPr>
        <w:pStyle w:val="Corpsdetexte"/>
        <w:jc w:val="both"/>
      </w:pPr>
      <w:r>
        <w:t>L</w:t>
      </w:r>
      <w:r w:rsidRPr="00D34636">
        <w:t xml:space="preserve">es tours </w:t>
      </w:r>
      <w:r>
        <w:t xml:space="preserve">de </w:t>
      </w:r>
      <w:r w:rsidR="00E174C8">
        <w:t xml:space="preserve">bureaux </w:t>
      </w:r>
      <w:r w:rsidRPr="00D34636">
        <w:t>sont de véritables fourmilières qui abritent de nombreux corps de métiers.</w:t>
      </w:r>
      <w:r w:rsidR="0032716B">
        <w:t xml:space="preserve"> </w:t>
      </w:r>
      <w:r w:rsidRPr="00D34636">
        <w:t>Le service de gestion d’immeuble nécessite une organisation bien rodée afin qu’employés de bureau et ouvriers puissent effectuer leur travail sans se gêner mutuellement. Les uns, la plupart du temps, totalement ignorants de la présence des autres.</w:t>
      </w:r>
    </w:p>
    <w:p w14:paraId="005D2FD8" w14:textId="5A5AFA1F" w:rsidR="00AD1DD2" w:rsidRDefault="00AD1DD2" w:rsidP="002050EF">
      <w:pPr>
        <w:pStyle w:val="Corpsdetexte"/>
        <w:jc w:val="both"/>
      </w:pPr>
      <w:r>
        <w:t xml:space="preserve">Il y a différentes façons gérer ces activités </w:t>
      </w:r>
      <w:r w:rsidR="00CF4B60">
        <w:t xml:space="preserve">et notamment </w:t>
      </w:r>
      <w:r>
        <w:t xml:space="preserve">les incidents techniques. Je suis partie d’un modèle </w:t>
      </w:r>
      <w:r w:rsidR="00CF4B60">
        <w:t xml:space="preserve">organisationnel </w:t>
      </w:r>
      <w:r>
        <w:t xml:space="preserve">que je connais bien : celui des services centraux parisiens Société Générale et de l’application qui </w:t>
      </w:r>
      <w:r w:rsidR="00CF4B60">
        <w:t xml:space="preserve">y </w:t>
      </w:r>
      <w:r>
        <w:t>est en place depuis quelques années.</w:t>
      </w:r>
    </w:p>
    <w:p w14:paraId="225B22E2" w14:textId="2DCB13BD" w:rsidR="00133867" w:rsidDel="00804E2F" w:rsidRDefault="00133867" w:rsidP="002050EF">
      <w:pPr>
        <w:pStyle w:val="Corpsdetexte"/>
        <w:jc w:val="both"/>
        <w:rPr>
          <w:del w:id="15" w:author="Norbert SILBERHORN" w:date="2023-02-03T15:35:00Z"/>
        </w:rPr>
      </w:pPr>
      <w:r w:rsidRPr="00D34636">
        <w:t>L</w:t>
      </w:r>
      <w:r w:rsidR="00603FC0" w:rsidRPr="00D34636">
        <w:t>’entreprise propri</w:t>
      </w:r>
      <w:r w:rsidRPr="00D34636">
        <w:t>étaire</w:t>
      </w:r>
      <w:r w:rsidR="00603FC0" w:rsidRPr="00D34636">
        <w:t xml:space="preserve"> </w:t>
      </w:r>
      <w:r w:rsidR="00BB5770" w:rsidRPr="00D34636">
        <w:t>n’intervient</w:t>
      </w:r>
      <w:r w:rsidR="00603FC0" w:rsidRPr="00D34636">
        <w:t xml:space="preserve"> pas elle-même </w:t>
      </w:r>
      <w:r w:rsidR="009D7D43">
        <w:t>lorsque survient un</w:t>
      </w:r>
      <w:r w:rsidR="00BB5770" w:rsidRPr="00D34636">
        <w:t xml:space="preserve"> </w:t>
      </w:r>
      <w:r w:rsidRPr="00D34636">
        <w:t xml:space="preserve">incident technique. </w:t>
      </w:r>
      <w:r w:rsidR="00603FC0" w:rsidRPr="00D34636">
        <w:t xml:space="preserve">Elle </w:t>
      </w:r>
      <w:r w:rsidR="009D7D43">
        <w:t>utilise les services d’</w:t>
      </w:r>
      <w:r w:rsidR="009D7D43" w:rsidRPr="00D34636">
        <w:t>entreprises prestataires spécialisées dans leur domaine (plomberie, ascensoriste, ménage, etc.)</w:t>
      </w:r>
      <w:r w:rsidR="009D7D43">
        <w:t>.</w:t>
      </w:r>
      <w:r w:rsidR="0032716B">
        <w:t xml:space="preserve"> </w:t>
      </w:r>
      <w:r w:rsidR="009D7D43">
        <w:t>Des contrats sont passés à la suite d’appels</w:t>
      </w:r>
      <w:r w:rsidR="00BB5770" w:rsidRPr="00D34636">
        <w:t xml:space="preserve"> d’offre</w:t>
      </w:r>
      <w:r w:rsidR="009D7D43">
        <w:t xml:space="preserve">. Ils sont signés pour </w:t>
      </w:r>
      <w:r w:rsidRPr="00D34636">
        <w:t>plusieurs années</w:t>
      </w:r>
      <w:r w:rsidR="00BB5770" w:rsidRPr="00D34636">
        <w:t>.</w:t>
      </w:r>
      <w:r w:rsidR="0032716B">
        <w:t xml:space="preserve"> </w:t>
      </w:r>
      <w:r w:rsidR="009D7D43">
        <w:t>C</w:t>
      </w:r>
      <w:r w:rsidRPr="00D34636">
        <w:t xml:space="preserve">es entreprises </w:t>
      </w:r>
      <w:r w:rsidR="00BB5770" w:rsidRPr="00D34636">
        <w:t>retenues</w:t>
      </w:r>
      <w:r w:rsidR="00603FC0" w:rsidRPr="00D34636">
        <w:t xml:space="preserve"> emploient des</w:t>
      </w:r>
      <w:r w:rsidRPr="00D34636">
        <w:t xml:space="preserve"> équipes qui ont leur propre ligne hiérarchique et rend</w:t>
      </w:r>
      <w:r w:rsidR="00B547DA">
        <w:t>ent</w:t>
      </w:r>
      <w:r w:rsidRPr="00D34636">
        <w:t xml:space="preserve"> compte à l’entreprise occupante.</w:t>
      </w:r>
      <w:ins w:id="16" w:author="Norbert SILBERHORN" w:date="2023-02-03T15:35:00Z">
        <w:r w:rsidR="00804E2F">
          <w:t xml:space="preserve"> </w:t>
        </w:r>
      </w:ins>
    </w:p>
    <w:p w14:paraId="45BAAD09" w14:textId="4A6FEA45" w:rsidR="00603FC0" w:rsidRPr="00D34636" w:rsidRDefault="008C18FE" w:rsidP="002050EF">
      <w:pPr>
        <w:pStyle w:val="Corpsdetexte"/>
        <w:jc w:val="both"/>
      </w:pPr>
      <w:r>
        <w:t>Quand l’immeuble est assez grand, l</w:t>
      </w:r>
      <w:r w:rsidR="00133867" w:rsidRPr="00D34636">
        <w:t xml:space="preserve">es </w:t>
      </w:r>
      <w:r w:rsidR="00603FC0" w:rsidRPr="00D34636">
        <w:t xml:space="preserve">techniciens </w:t>
      </w:r>
      <w:r w:rsidR="00C26DDA">
        <w:t>«</w:t>
      </w:r>
      <w:r w:rsidR="00BB5770" w:rsidRPr="00D34636">
        <w:t>prestataires</w:t>
      </w:r>
      <w:r w:rsidR="00C26DDA">
        <w:t>»</w:t>
      </w:r>
      <w:r w:rsidR="00BB5770" w:rsidRPr="00D34636">
        <w:t xml:space="preserve"> ont</w:t>
      </w:r>
      <w:r w:rsidR="005A1C48">
        <w:t>,</w:t>
      </w:r>
      <w:r w:rsidR="00BB5770" w:rsidRPr="00D34636">
        <w:t xml:space="preserve"> </w:t>
      </w:r>
      <w:r w:rsidR="00603FC0" w:rsidRPr="00D34636">
        <w:t>sur place</w:t>
      </w:r>
      <w:r w:rsidR="005A1C48">
        <w:t xml:space="preserve"> et à demeure,</w:t>
      </w:r>
      <w:r w:rsidR="00BB5770" w:rsidRPr="00D34636">
        <w:t xml:space="preserve"> leur</w:t>
      </w:r>
      <w:r w:rsidR="005A1C48">
        <w:t>s</w:t>
      </w:r>
      <w:r w:rsidR="00BB5770" w:rsidRPr="00D34636">
        <w:t xml:space="preserve"> propre</w:t>
      </w:r>
      <w:r w:rsidR="005A1C48">
        <w:t>s</w:t>
      </w:r>
      <w:r w:rsidR="00BB5770" w:rsidRPr="00D34636">
        <w:t xml:space="preserve"> vestiaire</w:t>
      </w:r>
      <w:r w:rsidR="005A1C48">
        <w:t>s</w:t>
      </w:r>
      <w:r w:rsidR="00BB5770" w:rsidRPr="00D34636">
        <w:t>, bureau</w:t>
      </w:r>
      <w:r w:rsidR="005A1C48">
        <w:t>x</w:t>
      </w:r>
      <w:r w:rsidR="00BB5770" w:rsidRPr="00D34636">
        <w:t>, locaux</w:t>
      </w:r>
      <w:r w:rsidR="00603FC0" w:rsidRPr="00D34636">
        <w:t xml:space="preserve"> pour pouvoir intervenir à tout moment dans un délai convenu.</w:t>
      </w:r>
    </w:p>
    <w:p w14:paraId="0D8ECFB0" w14:textId="37EE1800" w:rsidR="00D34636" w:rsidRPr="005A1C48" w:rsidRDefault="00D34636" w:rsidP="002050EF">
      <w:pPr>
        <w:pStyle w:val="Titre2"/>
        <w:jc w:val="both"/>
      </w:pPr>
      <w:bookmarkStart w:id="17" w:name="_Toc123817761"/>
      <w:bookmarkStart w:id="18" w:name="_Toc126601310"/>
      <w:r w:rsidRPr="005A1C48">
        <w:t>Transformation de la gestion de suivi d’incident</w:t>
      </w:r>
      <w:bookmarkEnd w:id="17"/>
      <w:bookmarkEnd w:id="18"/>
    </w:p>
    <w:p w14:paraId="60817528" w14:textId="1D88872B" w:rsidR="00BB5770" w:rsidRDefault="00BB5770" w:rsidP="002050EF">
      <w:pPr>
        <w:pStyle w:val="Corpsdetexte"/>
        <w:jc w:val="both"/>
      </w:pPr>
      <w:r w:rsidRPr="00D34636">
        <w:t>Historiquement</w:t>
      </w:r>
      <w:r w:rsidR="00603FC0" w:rsidRPr="00D34636">
        <w:t xml:space="preserve"> la centralisation des incidents est assurée par un standard téléphonique, des cahiers</w:t>
      </w:r>
      <w:r w:rsidRPr="00D34636">
        <w:t>,</w:t>
      </w:r>
      <w:r w:rsidR="00603FC0" w:rsidRPr="00D34636">
        <w:t xml:space="preserve"> post’it, dashboard</w:t>
      </w:r>
      <w:r w:rsidRPr="00D34636">
        <w:t xml:space="preserve">, </w:t>
      </w:r>
      <w:r w:rsidR="009A7224" w:rsidRPr="00D34636">
        <w:t>etc</w:t>
      </w:r>
      <w:r w:rsidR="009A7224">
        <w:t>.</w:t>
      </w:r>
    </w:p>
    <w:p w14:paraId="484CE3BE" w14:textId="00653DF8" w:rsidR="00BB5770" w:rsidRPr="00D34636" w:rsidRDefault="00BB5770" w:rsidP="002050EF">
      <w:pPr>
        <w:pStyle w:val="Corpsdetexte"/>
        <w:jc w:val="both"/>
      </w:pPr>
      <w:r w:rsidRPr="00D34636">
        <w:t>Dans un contexte de digitalisation des process</w:t>
      </w:r>
      <w:r w:rsidR="005A1C48">
        <w:t xml:space="preserve"> et pour gagner en efficacité</w:t>
      </w:r>
      <w:r w:rsidRPr="00D34636">
        <w:t xml:space="preserve">, </w:t>
      </w:r>
      <w:r w:rsidR="00172D28">
        <w:t xml:space="preserve">on </w:t>
      </w:r>
      <w:r w:rsidR="00377975">
        <w:t xml:space="preserve">a </w:t>
      </w:r>
      <w:r w:rsidR="00172D28">
        <w:t>imagin</w:t>
      </w:r>
      <w:r w:rsidR="00377975">
        <w:t>é</w:t>
      </w:r>
      <w:r w:rsidR="00172D28">
        <w:t xml:space="preserve"> </w:t>
      </w:r>
      <w:r w:rsidRPr="00D34636">
        <w:t>une</w:t>
      </w:r>
      <w:r w:rsidR="00FF3623" w:rsidRPr="00D34636">
        <w:t xml:space="preserve"> </w:t>
      </w:r>
      <w:r w:rsidR="00172D28">
        <w:t xml:space="preserve">application qui </w:t>
      </w:r>
      <w:r w:rsidR="0089446C">
        <w:t>remplacerait ce standard</w:t>
      </w:r>
      <w:r w:rsidR="00377975">
        <w:t xml:space="preserve"> en allant plus loin encore :</w:t>
      </w:r>
      <w:r w:rsidR="0089446C">
        <w:t xml:space="preserve"> une plateforme</w:t>
      </w:r>
      <w:r w:rsidR="00FF3623" w:rsidRPr="00D34636">
        <w:t xml:space="preserve"> unique pour</w:t>
      </w:r>
      <w:r w:rsidR="00FC063D" w:rsidRPr="00D34636">
        <w:t xml:space="preserve"> tous</w:t>
      </w:r>
      <w:r w:rsidR="00FF3623" w:rsidRPr="00D34636">
        <w:t xml:space="preserve"> les occupants</w:t>
      </w:r>
      <w:r w:rsidR="004A166B" w:rsidRPr="00D34636">
        <w:t xml:space="preserve"> de l’immeuble, qu’ils soient </w:t>
      </w:r>
      <w:r w:rsidR="00FC063D" w:rsidRPr="00D34636">
        <w:t>employé</w:t>
      </w:r>
      <w:r w:rsidR="003F3C1F">
        <w:t>s</w:t>
      </w:r>
      <w:r w:rsidR="00FC063D" w:rsidRPr="00D34636">
        <w:t xml:space="preserve"> de bureau</w:t>
      </w:r>
      <w:r w:rsidR="00FF3623" w:rsidRPr="00D34636">
        <w:t>, intervenant</w:t>
      </w:r>
      <w:r w:rsidR="003F3C1F">
        <w:t>s</w:t>
      </w:r>
      <w:r w:rsidR="00FF3623" w:rsidRPr="00D34636">
        <w:t xml:space="preserve"> </w:t>
      </w:r>
      <w:r w:rsidR="00FC063D" w:rsidRPr="00D34636">
        <w:t>extérieur</w:t>
      </w:r>
      <w:r w:rsidR="003F3C1F">
        <w:t>s</w:t>
      </w:r>
      <w:r w:rsidR="00FC063D" w:rsidRPr="00D34636">
        <w:t xml:space="preserve"> ou </w:t>
      </w:r>
      <w:r w:rsidR="00FF3623" w:rsidRPr="00D34636">
        <w:t>responsable</w:t>
      </w:r>
      <w:r w:rsidR="003F3C1F">
        <w:t>s</w:t>
      </w:r>
      <w:r w:rsidR="00FF3623" w:rsidRPr="00D34636">
        <w:t xml:space="preserve"> d’immeuble.</w:t>
      </w:r>
      <w:r w:rsidR="0032716B">
        <w:t xml:space="preserve"> </w:t>
      </w:r>
      <w:r w:rsidR="00BA0A4A" w:rsidRPr="00D34636">
        <w:t>L’information serait alors disponible en temps réel à tous les acteurs concernés, sans intermédiaire.</w:t>
      </w:r>
    </w:p>
    <w:p w14:paraId="08B4EAEC" w14:textId="741AFAA2" w:rsidR="00A37DA0" w:rsidRDefault="00A37DA0" w:rsidP="002050EF">
      <w:pPr>
        <w:pStyle w:val="Corpsdetexte"/>
        <w:jc w:val="both"/>
      </w:pPr>
      <w:r w:rsidRPr="00D34636">
        <w:t>Pour construire ce projet, je suis allée</w:t>
      </w:r>
      <w:r w:rsidR="00CF4B60">
        <w:t xml:space="preserve"> rencontrer</w:t>
      </w:r>
      <w:r w:rsidR="00BA0A4A" w:rsidRPr="00D34636">
        <w:t xml:space="preserve"> </w:t>
      </w:r>
      <w:r w:rsidR="00CF4B60">
        <w:t>l</w:t>
      </w:r>
      <w:r w:rsidRPr="00D34636">
        <w:t>es responsables d’</w:t>
      </w:r>
      <w:r w:rsidR="00CF4B60">
        <w:t xml:space="preserve">un </w:t>
      </w:r>
      <w:r w:rsidRPr="00D34636">
        <w:t>immeuble</w:t>
      </w:r>
      <w:r w:rsidR="00B505E9" w:rsidRPr="00D34636">
        <w:t xml:space="preserve"> </w:t>
      </w:r>
      <w:r w:rsidR="0089446C">
        <w:t>de grande taille</w:t>
      </w:r>
      <w:r w:rsidR="0089446C">
        <w:rPr>
          <w:rStyle w:val="Appelnotedebasdep"/>
          <w:sz w:val="24"/>
          <w:szCs w:val="24"/>
        </w:rPr>
        <w:footnoteReference w:id="3"/>
      </w:r>
      <w:r w:rsidR="0089446C">
        <w:t>.</w:t>
      </w:r>
      <w:r w:rsidR="0032716B">
        <w:t xml:space="preserve"> </w:t>
      </w:r>
      <w:r w:rsidR="00B505E9" w:rsidRPr="00D34636">
        <w:t xml:space="preserve">Ils m’ont expliqué comment ils utilisent l’outil et leurs </w:t>
      </w:r>
      <w:r w:rsidRPr="00D34636">
        <w:t xml:space="preserve">besoins </w:t>
      </w:r>
      <w:r w:rsidR="00B505E9" w:rsidRPr="00D34636">
        <w:t>en la matière.</w:t>
      </w:r>
    </w:p>
    <w:p w14:paraId="67ADD703" w14:textId="2EB47C71" w:rsidR="005A1C48" w:rsidRPr="005A1C48" w:rsidRDefault="00CF4B60" w:rsidP="002050EF">
      <w:pPr>
        <w:pStyle w:val="Titre2"/>
        <w:jc w:val="both"/>
      </w:pPr>
      <w:bookmarkStart w:id="19" w:name="_Toc126601311"/>
      <w:r w:rsidRPr="005A1C48">
        <w:t>Besoins de l’application</w:t>
      </w:r>
      <w:bookmarkEnd w:id="19"/>
      <w:r w:rsidRPr="005A1C48">
        <w:t xml:space="preserve"> </w:t>
      </w:r>
    </w:p>
    <w:p w14:paraId="289EE988" w14:textId="131EC823" w:rsidR="00BC5500" w:rsidRPr="00D34636" w:rsidRDefault="00F44E2A" w:rsidP="002050EF">
      <w:pPr>
        <w:pStyle w:val="Titre4"/>
        <w:jc w:val="both"/>
      </w:pPr>
      <w:bookmarkStart w:id="20" w:name="_Toc126601312"/>
      <w:r w:rsidRPr="00D34636">
        <w:t>Objectif principal</w:t>
      </w:r>
      <w:bookmarkEnd w:id="20"/>
    </w:p>
    <w:p w14:paraId="14543556" w14:textId="62BD1FB3" w:rsidR="001B6EC1" w:rsidRPr="00D34636" w:rsidRDefault="005A1C48" w:rsidP="002050EF">
      <w:pPr>
        <w:pStyle w:val="Corpsdetexte"/>
        <w:jc w:val="both"/>
      </w:pPr>
      <w:r>
        <w:t>A</w:t>
      </w:r>
      <w:r w:rsidR="00204F61" w:rsidRPr="00D34636">
        <w:t>ider au suivi des incidents</w:t>
      </w:r>
      <w:r w:rsidR="00CF4B60">
        <w:t xml:space="preserve"> : qui fait quoi </w:t>
      </w:r>
      <w:r w:rsidR="008F7D55">
        <w:t xml:space="preserve">et quelle est la charge de travail </w:t>
      </w:r>
      <w:r w:rsidR="00CF4B60">
        <w:t>en ce moment</w:t>
      </w:r>
      <w:r w:rsidR="008F7D55">
        <w:t>.</w:t>
      </w:r>
    </w:p>
    <w:p w14:paraId="69CE1965" w14:textId="77777777" w:rsidR="00F44E2A" w:rsidRPr="00D34636" w:rsidRDefault="00F44E2A" w:rsidP="002050EF">
      <w:pPr>
        <w:pStyle w:val="Titre4"/>
        <w:jc w:val="both"/>
      </w:pPr>
      <w:bookmarkStart w:id="21" w:name="_Toc126601313"/>
      <w:r w:rsidRPr="00D34636">
        <w:t>Objectifs secondaires</w:t>
      </w:r>
      <w:bookmarkEnd w:id="21"/>
    </w:p>
    <w:p w14:paraId="22B12E15" w14:textId="60D90FCF" w:rsidR="00F44E2A" w:rsidRPr="00D34636" w:rsidRDefault="00F44E2A" w:rsidP="002050EF">
      <w:pPr>
        <w:pStyle w:val="Corpsdetexte"/>
        <w:jc w:val="both"/>
      </w:pPr>
      <w:r w:rsidRPr="00D34636">
        <w:t>Aider les services techniques à identifier les points de vigilances : prest</w:t>
      </w:r>
      <w:r w:rsidR="00735833">
        <w:t>at</w:t>
      </w:r>
      <w:r w:rsidRPr="00D34636">
        <w:t>aires potentiellement en sous-effectif, étages ou types d’incidents particulièrement récurrents.</w:t>
      </w:r>
    </w:p>
    <w:p w14:paraId="0EB77E4E" w14:textId="4A5BCC20" w:rsidR="00BC5500" w:rsidRPr="00D34636" w:rsidRDefault="00BC5500" w:rsidP="002050EF">
      <w:pPr>
        <w:pStyle w:val="Corpsdetexte"/>
        <w:jc w:val="both"/>
      </w:pPr>
      <w:r w:rsidRPr="00D34636">
        <w:t xml:space="preserve">Les équipes prestataires sont autonomes mais le service de gestion d’immeuble reste maître et </w:t>
      </w:r>
      <w:r w:rsidR="00F44E2A" w:rsidRPr="00D34636">
        <w:t>garde</w:t>
      </w:r>
      <w:r w:rsidRPr="00D34636">
        <w:t xml:space="preserve"> le dernier mot.</w:t>
      </w:r>
      <w:r w:rsidR="006417DC">
        <w:t xml:space="preserve"> </w:t>
      </w:r>
      <w:r w:rsidRPr="00D34636">
        <w:t>Le</w:t>
      </w:r>
      <w:r w:rsidR="00F44E2A" w:rsidRPr="00D34636">
        <w:t xml:space="preserve"> service de gestion d’immeuble est également responsable des données</w:t>
      </w:r>
      <w:r w:rsidRPr="00D34636">
        <w:t xml:space="preserve"> </w:t>
      </w:r>
      <w:r w:rsidR="00F44E2A" w:rsidRPr="00D34636">
        <w:t>et droits d’accès de l’application.</w:t>
      </w:r>
      <w:r w:rsidR="006417DC">
        <w:t xml:space="preserve"> </w:t>
      </w:r>
      <w:r w:rsidR="00F44E2A" w:rsidRPr="00D34636">
        <w:t xml:space="preserve">Il a </w:t>
      </w:r>
      <w:r w:rsidR="00A1190D" w:rsidRPr="00D34636">
        <w:t>donc</w:t>
      </w:r>
      <w:r w:rsidR="00A1190D">
        <w:t xml:space="preserve"> besoin d’</w:t>
      </w:r>
      <w:r w:rsidR="00F44E2A" w:rsidRPr="00D34636">
        <w:t>un profil Admin.</w:t>
      </w:r>
    </w:p>
    <w:p w14:paraId="4B3A08F8" w14:textId="54196B63" w:rsidR="00BC5500" w:rsidRDefault="00BC5500" w:rsidP="002050EF">
      <w:pPr>
        <w:pStyle w:val="Corpsdetexte"/>
        <w:jc w:val="both"/>
      </w:pPr>
      <w:r w:rsidRPr="00D34636">
        <w:t>N’importe quel occupant de l’immeuble, quel</w:t>
      </w:r>
      <w:r w:rsidR="00B22B20" w:rsidRPr="00D34636">
        <w:t xml:space="preserve"> </w:t>
      </w:r>
      <w:r w:rsidRPr="00D34636">
        <w:t xml:space="preserve">que soit son </w:t>
      </w:r>
      <w:r w:rsidR="00B22B20" w:rsidRPr="00D34636">
        <w:t>profil</w:t>
      </w:r>
      <w:r w:rsidRPr="00D34636">
        <w:t>, doit pouvoir faire un signalement</w:t>
      </w:r>
      <w:r w:rsidR="00B22B20" w:rsidRPr="00D34636">
        <w:t xml:space="preserve"> et le suivre jusqu’à résolution</w:t>
      </w:r>
      <w:r w:rsidRPr="00D34636">
        <w:t>.</w:t>
      </w:r>
      <w:r w:rsidR="006417DC">
        <w:t xml:space="preserve"> </w:t>
      </w:r>
      <w:r w:rsidR="005A1C48">
        <w:t xml:space="preserve">Un incident doit être résolu dans un délai </w:t>
      </w:r>
      <w:r w:rsidR="0089446C">
        <w:t>convenu, ici</w:t>
      </w:r>
      <w:r w:rsidR="005A1C48">
        <w:t xml:space="preserve"> 24 heures</w:t>
      </w:r>
      <w:r w:rsidRPr="00D34636">
        <w:t>.</w:t>
      </w:r>
    </w:p>
    <w:p w14:paraId="0399BE05" w14:textId="74F59400" w:rsidR="00BC5500" w:rsidRPr="00D34636" w:rsidRDefault="00BC5500" w:rsidP="002050EF">
      <w:pPr>
        <w:pStyle w:val="Corpsdetexte"/>
        <w:jc w:val="both"/>
      </w:pPr>
      <w:r w:rsidRPr="00D34636">
        <w:t>L’affectation d’un technicien à un incident peut se faire de 3 façons :</w:t>
      </w:r>
    </w:p>
    <w:p w14:paraId="0C3BCB06" w14:textId="1EBF48AB" w:rsidR="00BC5500" w:rsidRPr="00D34636" w:rsidRDefault="00F44E2A" w:rsidP="002050EF">
      <w:pPr>
        <w:pStyle w:val="Paragraphedeliste"/>
        <w:numPr>
          <w:ilvl w:val="0"/>
          <w:numId w:val="2"/>
        </w:numPr>
        <w:spacing w:after="0"/>
        <w:jc w:val="both"/>
        <w:rPr>
          <w:sz w:val="24"/>
          <w:szCs w:val="24"/>
        </w:rPr>
      </w:pPr>
      <w:r w:rsidRPr="00D34636">
        <w:rPr>
          <w:sz w:val="24"/>
          <w:szCs w:val="24"/>
        </w:rPr>
        <w:t>Auto-affectation</w:t>
      </w:r>
    </w:p>
    <w:p w14:paraId="2CDE9BBC" w14:textId="11E524BE" w:rsidR="00BC5500" w:rsidRPr="00D34636" w:rsidRDefault="00F44E2A" w:rsidP="002050EF">
      <w:pPr>
        <w:pStyle w:val="Paragraphedeliste"/>
        <w:numPr>
          <w:ilvl w:val="0"/>
          <w:numId w:val="2"/>
        </w:numPr>
        <w:spacing w:after="0"/>
        <w:jc w:val="both"/>
        <w:rPr>
          <w:sz w:val="24"/>
          <w:szCs w:val="24"/>
        </w:rPr>
      </w:pPr>
      <w:r w:rsidRPr="00D34636">
        <w:rPr>
          <w:sz w:val="24"/>
          <w:szCs w:val="24"/>
        </w:rPr>
        <w:t>Affectation par u</w:t>
      </w:r>
      <w:r w:rsidR="00BC5500" w:rsidRPr="00D34636">
        <w:rPr>
          <w:sz w:val="24"/>
          <w:szCs w:val="24"/>
        </w:rPr>
        <w:t xml:space="preserve">n responsable de l’équipe </w:t>
      </w:r>
      <w:r w:rsidRPr="00D34636">
        <w:rPr>
          <w:sz w:val="24"/>
          <w:szCs w:val="24"/>
        </w:rPr>
        <w:t>prestataire</w:t>
      </w:r>
    </w:p>
    <w:p w14:paraId="5AFAFFE8" w14:textId="2B539214" w:rsidR="00BC5500" w:rsidRPr="00D34636" w:rsidRDefault="00F44E2A" w:rsidP="002050EF">
      <w:pPr>
        <w:pStyle w:val="Paragraphedeliste"/>
        <w:numPr>
          <w:ilvl w:val="0"/>
          <w:numId w:val="2"/>
        </w:numPr>
        <w:spacing w:after="0"/>
        <w:jc w:val="both"/>
        <w:rPr>
          <w:sz w:val="24"/>
          <w:szCs w:val="24"/>
        </w:rPr>
      </w:pPr>
      <w:r w:rsidRPr="00D34636">
        <w:rPr>
          <w:sz w:val="24"/>
          <w:szCs w:val="24"/>
        </w:rPr>
        <w:t>Affectation par le</w:t>
      </w:r>
      <w:r w:rsidR="00BC5500" w:rsidRPr="00D34636">
        <w:rPr>
          <w:sz w:val="24"/>
          <w:szCs w:val="24"/>
        </w:rPr>
        <w:t xml:space="preserve"> </w:t>
      </w:r>
      <w:r w:rsidRPr="00D34636">
        <w:rPr>
          <w:sz w:val="24"/>
          <w:szCs w:val="24"/>
        </w:rPr>
        <w:t>s</w:t>
      </w:r>
      <w:r w:rsidR="00BC5500" w:rsidRPr="00D34636">
        <w:rPr>
          <w:sz w:val="24"/>
          <w:szCs w:val="24"/>
        </w:rPr>
        <w:t xml:space="preserve">ervice </w:t>
      </w:r>
      <w:r w:rsidRPr="00D34636">
        <w:rPr>
          <w:sz w:val="24"/>
          <w:szCs w:val="24"/>
        </w:rPr>
        <w:t xml:space="preserve">de gestion </w:t>
      </w:r>
      <w:r w:rsidR="00BC5500" w:rsidRPr="00D34636">
        <w:rPr>
          <w:sz w:val="24"/>
          <w:szCs w:val="24"/>
        </w:rPr>
        <w:t>d’immeuble</w:t>
      </w:r>
    </w:p>
    <w:p w14:paraId="571D3C59" w14:textId="51E15DC1" w:rsidR="00F44E2A" w:rsidRPr="00D34636" w:rsidRDefault="00F44E2A" w:rsidP="002050EF">
      <w:pPr>
        <w:spacing w:after="0"/>
        <w:contextualSpacing/>
        <w:jc w:val="both"/>
        <w:rPr>
          <w:sz w:val="24"/>
          <w:szCs w:val="24"/>
        </w:rPr>
      </w:pPr>
    </w:p>
    <w:p w14:paraId="4DD698C4" w14:textId="619E599C" w:rsidR="00F44E2A" w:rsidRPr="00D34636" w:rsidRDefault="00F44E2A" w:rsidP="002050EF">
      <w:pPr>
        <w:pStyle w:val="Corpsdetexte"/>
        <w:jc w:val="both"/>
      </w:pPr>
      <w:r w:rsidRPr="00D34636">
        <w:lastRenderedPageBreak/>
        <w:t>L’attribution d’un incident à une entreprise prestataire se fait de 2 façons :</w:t>
      </w:r>
    </w:p>
    <w:p w14:paraId="34E91E21" w14:textId="6B4BA433" w:rsidR="00F44E2A" w:rsidRPr="00D34636" w:rsidRDefault="00F44E2A" w:rsidP="002050EF">
      <w:pPr>
        <w:pStyle w:val="Paragraphedeliste"/>
        <w:numPr>
          <w:ilvl w:val="0"/>
          <w:numId w:val="2"/>
        </w:numPr>
        <w:spacing w:after="0"/>
        <w:jc w:val="both"/>
        <w:rPr>
          <w:sz w:val="24"/>
          <w:szCs w:val="24"/>
        </w:rPr>
      </w:pPr>
      <w:r w:rsidRPr="00D34636">
        <w:rPr>
          <w:sz w:val="24"/>
          <w:szCs w:val="24"/>
        </w:rPr>
        <w:t>Au signalement, calcul par l’outil d’après le type d’incident</w:t>
      </w:r>
    </w:p>
    <w:p w14:paraId="2C8A464A" w14:textId="4017C775" w:rsidR="00BC5500" w:rsidRPr="00D34636" w:rsidRDefault="00F44E2A" w:rsidP="002050EF">
      <w:pPr>
        <w:pStyle w:val="Paragraphedeliste"/>
        <w:numPr>
          <w:ilvl w:val="0"/>
          <w:numId w:val="2"/>
        </w:numPr>
        <w:spacing w:after="0"/>
        <w:jc w:val="both"/>
        <w:rPr>
          <w:sz w:val="24"/>
          <w:szCs w:val="24"/>
        </w:rPr>
      </w:pPr>
      <w:r w:rsidRPr="00D34636">
        <w:rPr>
          <w:sz w:val="24"/>
          <w:szCs w:val="24"/>
        </w:rPr>
        <w:t>Réattribution par le service de gestion d’immeubl</w:t>
      </w:r>
      <w:r w:rsidR="008C18FE">
        <w:rPr>
          <w:sz w:val="24"/>
          <w:szCs w:val="24"/>
        </w:rPr>
        <w:t>e, si besoin</w:t>
      </w:r>
    </w:p>
    <w:p w14:paraId="79D2A8DA" w14:textId="00C3FFED" w:rsidR="00F44E2A" w:rsidRDefault="00F44E2A" w:rsidP="002050EF">
      <w:pPr>
        <w:spacing w:after="0"/>
        <w:jc w:val="both"/>
        <w:rPr>
          <w:sz w:val="24"/>
          <w:szCs w:val="24"/>
        </w:rPr>
      </w:pPr>
    </w:p>
    <w:p w14:paraId="30F456B7" w14:textId="5A407EB1" w:rsidR="0089446C" w:rsidRDefault="0089446C" w:rsidP="002050EF">
      <w:pPr>
        <w:pStyle w:val="Corpsdetexte"/>
        <w:jc w:val="both"/>
      </w:pPr>
      <w:r>
        <w:t xml:space="preserve">À tout moment, de la création à la clôture d’un incident, un commentaire doit pouvoir </w:t>
      </w:r>
      <w:r w:rsidR="000753DB">
        <w:t xml:space="preserve">y </w:t>
      </w:r>
      <w:r>
        <w:t>être ajouté.</w:t>
      </w:r>
    </w:p>
    <w:p w14:paraId="28AF82AC" w14:textId="7B3E2594" w:rsidR="0089446C" w:rsidRPr="00116B4D" w:rsidRDefault="0089446C" w:rsidP="002050EF">
      <w:pPr>
        <w:pStyle w:val="Paragraphedeliste"/>
        <w:numPr>
          <w:ilvl w:val="0"/>
          <w:numId w:val="2"/>
        </w:numPr>
        <w:spacing w:after="0"/>
        <w:jc w:val="both"/>
        <w:rPr>
          <w:sz w:val="24"/>
          <w:szCs w:val="24"/>
        </w:rPr>
      </w:pPr>
      <w:r w:rsidRPr="00116B4D">
        <w:rPr>
          <w:sz w:val="24"/>
          <w:szCs w:val="24"/>
        </w:rPr>
        <w:t>Usager</w:t>
      </w:r>
      <w:r>
        <w:rPr>
          <w:sz w:val="24"/>
          <w:szCs w:val="24"/>
        </w:rPr>
        <w:t xml:space="preserve"> : sur </w:t>
      </w:r>
      <w:r w:rsidRPr="00116B4D">
        <w:rPr>
          <w:sz w:val="24"/>
          <w:szCs w:val="24"/>
        </w:rPr>
        <w:t>ses signalements</w:t>
      </w:r>
    </w:p>
    <w:p w14:paraId="7034D24E" w14:textId="4FE72A6B" w:rsidR="0089446C" w:rsidRPr="00116B4D" w:rsidRDefault="0089446C" w:rsidP="002050EF">
      <w:pPr>
        <w:pStyle w:val="Paragraphedeliste"/>
        <w:numPr>
          <w:ilvl w:val="0"/>
          <w:numId w:val="2"/>
        </w:numPr>
        <w:spacing w:after="0"/>
        <w:jc w:val="both"/>
        <w:rPr>
          <w:sz w:val="24"/>
          <w:szCs w:val="24"/>
        </w:rPr>
      </w:pPr>
      <w:r w:rsidRPr="00116B4D">
        <w:rPr>
          <w:sz w:val="24"/>
          <w:szCs w:val="24"/>
        </w:rPr>
        <w:t>Technicien</w:t>
      </w:r>
      <w:r>
        <w:rPr>
          <w:sz w:val="24"/>
          <w:szCs w:val="24"/>
        </w:rPr>
        <w:t xml:space="preserve"> : sur les </w:t>
      </w:r>
      <w:r w:rsidRPr="00116B4D">
        <w:rPr>
          <w:sz w:val="24"/>
          <w:szCs w:val="24"/>
        </w:rPr>
        <w:t>incident</w:t>
      </w:r>
      <w:r>
        <w:rPr>
          <w:sz w:val="24"/>
          <w:szCs w:val="24"/>
        </w:rPr>
        <w:t>s</w:t>
      </w:r>
      <w:r w:rsidRPr="00116B4D">
        <w:rPr>
          <w:sz w:val="24"/>
          <w:szCs w:val="24"/>
        </w:rPr>
        <w:t xml:space="preserve"> </w:t>
      </w:r>
      <w:r>
        <w:rPr>
          <w:sz w:val="24"/>
          <w:szCs w:val="24"/>
        </w:rPr>
        <w:t>qui lui sont</w:t>
      </w:r>
      <w:r w:rsidRPr="00116B4D">
        <w:rPr>
          <w:sz w:val="24"/>
          <w:szCs w:val="24"/>
        </w:rPr>
        <w:t xml:space="preserve"> affecté</w:t>
      </w:r>
      <w:r>
        <w:rPr>
          <w:sz w:val="24"/>
          <w:szCs w:val="24"/>
        </w:rPr>
        <w:t>s</w:t>
      </w:r>
    </w:p>
    <w:p w14:paraId="3574E1AA" w14:textId="411CD26C" w:rsidR="0089446C" w:rsidRPr="00116B4D" w:rsidRDefault="0089446C" w:rsidP="002050EF">
      <w:pPr>
        <w:pStyle w:val="Paragraphedeliste"/>
        <w:numPr>
          <w:ilvl w:val="0"/>
          <w:numId w:val="2"/>
        </w:numPr>
        <w:spacing w:after="0"/>
        <w:jc w:val="both"/>
        <w:rPr>
          <w:sz w:val="24"/>
          <w:szCs w:val="24"/>
        </w:rPr>
      </w:pPr>
      <w:r w:rsidRPr="00116B4D">
        <w:rPr>
          <w:sz w:val="24"/>
          <w:szCs w:val="24"/>
        </w:rPr>
        <w:t>Valideur</w:t>
      </w:r>
      <w:r>
        <w:rPr>
          <w:sz w:val="24"/>
          <w:szCs w:val="24"/>
        </w:rPr>
        <w:t> :</w:t>
      </w:r>
      <w:r w:rsidRPr="00116B4D">
        <w:rPr>
          <w:sz w:val="24"/>
          <w:szCs w:val="24"/>
        </w:rPr>
        <w:t xml:space="preserve"> </w:t>
      </w:r>
      <w:r w:rsidR="000753DB">
        <w:rPr>
          <w:sz w:val="24"/>
          <w:szCs w:val="24"/>
        </w:rPr>
        <w:t>sur l</w:t>
      </w:r>
      <w:r>
        <w:rPr>
          <w:sz w:val="24"/>
          <w:szCs w:val="24"/>
        </w:rPr>
        <w:t xml:space="preserve">es </w:t>
      </w:r>
      <w:r w:rsidRPr="00116B4D">
        <w:rPr>
          <w:sz w:val="24"/>
          <w:szCs w:val="24"/>
        </w:rPr>
        <w:t>incident</w:t>
      </w:r>
      <w:r>
        <w:rPr>
          <w:sz w:val="24"/>
          <w:szCs w:val="24"/>
        </w:rPr>
        <w:t>s</w:t>
      </w:r>
      <w:r w:rsidRPr="00116B4D">
        <w:rPr>
          <w:sz w:val="24"/>
          <w:szCs w:val="24"/>
        </w:rPr>
        <w:t xml:space="preserve"> </w:t>
      </w:r>
      <w:r>
        <w:rPr>
          <w:sz w:val="24"/>
          <w:szCs w:val="24"/>
        </w:rPr>
        <w:t>affectés à</w:t>
      </w:r>
      <w:r w:rsidRPr="00116B4D">
        <w:rPr>
          <w:sz w:val="24"/>
          <w:szCs w:val="24"/>
        </w:rPr>
        <w:t xml:space="preserve"> son équipe</w:t>
      </w:r>
    </w:p>
    <w:p w14:paraId="6001FCD0" w14:textId="77777777" w:rsidR="0089446C" w:rsidRPr="00116B4D" w:rsidRDefault="0089446C" w:rsidP="002050EF">
      <w:pPr>
        <w:pStyle w:val="Paragraphedeliste"/>
        <w:numPr>
          <w:ilvl w:val="0"/>
          <w:numId w:val="2"/>
        </w:numPr>
        <w:spacing w:after="0"/>
        <w:jc w:val="both"/>
        <w:rPr>
          <w:sz w:val="24"/>
          <w:szCs w:val="24"/>
        </w:rPr>
      </w:pPr>
      <w:r w:rsidRPr="00116B4D">
        <w:rPr>
          <w:sz w:val="24"/>
          <w:szCs w:val="24"/>
        </w:rPr>
        <w:t>Admin</w:t>
      </w:r>
      <w:r>
        <w:rPr>
          <w:sz w:val="24"/>
          <w:szCs w:val="24"/>
        </w:rPr>
        <w:t> :</w:t>
      </w:r>
      <w:r w:rsidRPr="00116B4D">
        <w:rPr>
          <w:sz w:val="24"/>
          <w:szCs w:val="24"/>
        </w:rPr>
        <w:t xml:space="preserve"> </w:t>
      </w:r>
      <w:r>
        <w:rPr>
          <w:sz w:val="24"/>
          <w:szCs w:val="24"/>
        </w:rPr>
        <w:t>sur</w:t>
      </w:r>
      <w:r w:rsidRPr="00116B4D">
        <w:rPr>
          <w:sz w:val="24"/>
          <w:szCs w:val="24"/>
        </w:rPr>
        <w:t xml:space="preserve"> n’importe quel incident</w:t>
      </w:r>
      <w:del w:id="22" w:author="Norbert SILBERHORN" w:date="2023-02-03T15:56:00Z">
        <w:r w:rsidRPr="00116B4D" w:rsidDel="00003C73">
          <w:rPr>
            <w:sz w:val="24"/>
            <w:szCs w:val="24"/>
          </w:rPr>
          <w:delText>.</w:delText>
        </w:r>
      </w:del>
    </w:p>
    <w:p w14:paraId="7A3DD3D4" w14:textId="474CB165" w:rsidR="0089446C" w:rsidRDefault="0089446C" w:rsidP="002050EF">
      <w:pPr>
        <w:spacing w:after="0"/>
        <w:jc w:val="both"/>
        <w:rPr>
          <w:sz w:val="24"/>
          <w:szCs w:val="24"/>
        </w:rPr>
      </w:pPr>
    </w:p>
    <w:p w14:paraId="643E56DE" w14:textId="269F5A66" w:rsidR="0089446C" w:rsidRDefault="0089446C" w:rsidP="002050EF">
      <w:pPr>
        <w:pStyle w:val="Corpsdetexte"/>
        <w:jc w:val="both"/>
      </w:pPr>
      <w:r>
        <w:t>Seuls les incidents techniques courant sont suivis</w:t>
      </w:r>
      <w:r w:rsidR="00013D50">
        <w:t xml:space="preserve"> et ne p</w:t>
      </w:r>
      <w:r>
        <w:t xml:space="preserve">as les gros travaux, ni les travaux planifiés. </w:t>
      </w:r>
    </w:p>
    <w:p w14:paraId="13D1B21E" w14:textId="34897F95" w:rsidR="0005698D" w:rsidRPr="00D34636" w:rsidRDefault="0089446C" w:rsidP="002050EF">
      <w:pPr>
        <w:pStyle w:val="Corpsdetexte"/>
        <w:jc w:val="both"/>
      </w:pPr>
      <w:r>
        <w:t xml:space="preserve">L’outil ne </w:t>
      </w:r>
      <w:r w:rsidR="00BC5500" w:rsidRPr="00D34636">
        <w:t xml:space="preserve">doit contenir </w:t>
      </w:r>
      <w:r>
        <w:t>qu’</w:t>
      </w:r>
      <w:r w:rsidR="00BC5500" w:rsidRPr="00D34636">
        <w:t xml:space="preserve">un minimum d’informations </w:t>
      </w:r>
      <w:r w:rsidR="00054EA7">
        <w:t>personnelles</w:t>
      </w:r>
      <w:r w:rsidR="00BC5500" w:rsidRPr="00D34636">
        <w:t>.</w:t>
      </w:r>
      <w:r w:rsidR="006417DC">
        <w:t xml:space="preserve"> </w:t>
      </w:r>
      <w:r w:rsidR="0005698D" w:rsidRPr="00D34636">
        <w:t xml:space="preserve">Il est administré par le service d’immeuble, pas le service d’achat ni les ressources humaines. </w:t>
      </w:r>
      <w:r w:rsidR="00BC5500" w:rsidRPr="00D34636">
        <w:t xml:space="preserve">Il ne s’agit </w:t>
      </w:r>
      <w:r w:rsidR="0005698D" w:rsidRPr="00D34636">
        <w:t xml:space="preserve">donc </w:t>
      </w:r>
      <w:r w:rsidR="00BC5500" w:rsidRPr="00D34636">
        <w:t>pas de gérer les contrats</w:t>
      </w:r>
      <w:r w:rsidR="0005698D" w:rsidRPr="00D34636">
        <w:t>.</w:t>
      </w:r>
    </w:p>
    <w:p w14:paraId="2BFA20CD" w14:textId="31652287" w:rsidR="0005698D" w:rsidRPr="00D34636" w:rsidRDefault="004A01C6" w:rsidP="002050EF">
      <w:pPr>
        <w:pStyle w:val="Corpsdetexte"/>
        <w:jc w:val="both"/>
      </w:pPr>
      <w:r w:rsidRPr="00D34636">
        <w:t>Les occupants n’ont pas accès directement à leurs données</w:t>
      </w:r>
      <w:r w:rsidR="00054EA7">
        <w:t xml:space="preserve"> via l’application. Ces</w:t>
      </w:r>
      <w:r w:rsidRPr="00D34636">
        <w:t xml:space="preserve"> données devront </w:t>
      </w:r>
      <w:r w:rsidR="00054EA7">
        <w:t xml:space="preserve">d’ailleurs </w:t>
      </w:r>
      <w:r w:rsidRPr="00D34636">
        <w:t>être réduit au strict minimum pour le suivi des incidents.</w:t>
      </w:r>
      <w:r w:rsidR="006417DC">
        <w:t xml:space="preserve"> </w:t>
      </w:r>
      <w:r w:rsidR="0005698D" w:rsidRPr="00D34636">
        <w:t xml:space="preserve">En amont, l’administrateur </w:t>
      </w:r>
      <w:r w:rsidR="00735833">
        <w:t>a</w:t>
      </w:r>
      <w:r w:rsidR="0005698D" w:rsidRPr="00D34636">
        <w:t xml:space="preserve"> connaissance de chaque nouvelle arrivée</w:t>
      </w:r>
      <w:r w:rsidRPr="00D34636">
        <w:t xml:space="preserve"> et créée les comptes avec droits d’accès selon le profil de l’utilisateur. Ce process n’est pas géré par l’application.</w:t>
      </w:r>
    </w:p>
    <w:p w14:paraId="52A8485A" w14:textId="6F86201D" w:rsidR="004A01C6" w:rsidRDefault="004A01C6" w:rsidP="002050EF">
      <w:pPr>
        <w:spacing w:after="0"/>
        <w:contextualSpacing/>
        <w:jc w:val="both"/>
        <w:rPr>
          <w:sz w:val="24"/>
          <w:szCs w:val="24"/>
        </w:rPr>
      </w:pPr>
    </w:p>
    <w:p w14:paraId="59FFD7D7" w14:textId="1F036FAB" w:rsidR="004006C9" w:rsidRDefault="004006C9" w:rsidP="002050EF">
      <w:pPr>
        <w:jc w:val="both"/>
        <w:rPr>
          <w:sz w:val="24"/>
          <w:szCs w:val="24"/>
        </w:rPr>
      </w:pPr>
      <w:r>
        <w:rPr>
          <w:sz w:val="24"/>
          <w:szCs w:val="24"/>
        </w:rPr>
        <w:br w:type="page"/>
      </w:r>
    </w:p>
    <w:p w14:paraId="00FF485D" w14:textId="19AC8B89" w:rsidR="00002A3B" w:rsidRPr="009D7D43" w:rsidRDefault="00002A3B" w:rsidP="002050EF">
      <w:pPr>
        <w:pStyle w:val="Titre1"/>
        <w:jc w:val="both"/>
      </w:pPr>
      <w:bookmarkStart w:id="23" w:name="_Toc123817764"/>
      <w:bookmarkStart w:id="24" w:name="_Toc126601314"/>
      <w:r w:rsidRPr="009D7D43">
        <w:lastRenderedPageBreak/>
        <w:t>Co</w:t>
      </w:r>
      <w:r>
        <w:t>nception</w:t>
      </w:r>
      <w:bookmarkEnd w:id="23"/>
      <w:bookmarkEnd w:id="24"/>
    </w:p>
    <w:p w14:paraId="16AD5D36" w14:textId="7114E8C6" w:rsidR="00002A3B" w:rsidRPr="00002A3B" w:rsidRDefault="00C26DDA" w:rsidP="002050EF">
      <w:pPr>
        <w:pStyle w:val="Titre2"/>
        <w:jc w:val="both"/>
      </w:pPr>
      <w:bookmarkStart w:id="25" w:name="_Toc123817765"/>
      <w:bookmarkStart w:id="26" w:name="_Toc126601315"/>
      <w:r w:rsidRPr="00D34636">
        <w:rPr>
          <w:noProof/>
          <w:sz w:val="24"/>
          <w:szCs w:val="24"/>
        </w:rPr>
        <w:drawing>
          <wp:anchor distT="0" distB="0" distL="114300" distR="114300" simplePos="0" relativeHeight="251719680" behindDoc="1" locked="0" layoutInCell="1" allowOverlap="1" wp14:anchorId="19F28AF3" wp14:editId="4B2F365F">
            <wp:simplePos x="0" y="0"/>
            <wp:positionH relativeFrom="column">
              <wp:posOffset>3810</wp:posOffset>
            </wp:positionH>
            <wp:positionV relativeFrom="paragraph">
              <wp:posOffset>270510</wp:posOffset>
            </wp:positionV>
            <wp:extent cx="6241415" cy="4134485"/>
            <wp:effectExtent l="0" t="0" r="6985" b="0"/>
            <wp:wrapTight wrapText="bothSides">
              <wp:wrapPolygon edited="0">
                <wp:start x="0" y="0"/>
                <wp:lineTo x="0" y="21497"/>
                <wp:lineTo x="21558" y="21497"/>
                <wp:lineTo x="21558" y="0"/>
                <wp:lineTo x="0" y="0"/>
              </wp:wrapPolygon>
            </wp:wrapTight>
            <wp:docPr id="8" name="Image 7">
              <a:extLst xmlns:a="http://schemas.openxmlformats.org/drawingml/2006/main">
                <a:ext uri="{FF2B5EF4-FFF2-40B4-BE49-F238E27FC236}">
                  <a16:creationId xmlns:a16="http://schemas.microsoft.com/office/drawing/2014/main" id="{D16A0C30-6889-245B-C7A1-D7C7165673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D16A0C30-6889-245B-C7A1-D7C71656732C}"/>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241415" cy="4134485"/>
                    </a:xfrm>
                    <a:prstGeom prst="rect">
                      <a:avLst/>
                    </a:prstGeom>
                  </pic:spPr>
                </pic:pic>
              </a:graphicData>
            </a:graphic>
          </wp:anchor>
        </w:drawing>
      </w:r>
      <w:r w:rsidR="00002A3B" w:rsidRPr="00002A3B">
        <w:t>Use Case</w:t>
      </w:r>
      <w:bookmarkEnd w:id="25"/>
      <w:bookmarkEnd w:id="26"/>
    </w:p>
    <w:p w14:paraId="69317C7D" w14:textId="68611FFC" w:rsidR="00BC5500" w:rsidRPr="00D34636" w:rsidRDefault="00BC5500" w:rsidP="002050EF">
      <w:pPr>
        <w:spacing w:after="0"/>
        <w:contextualSpacing/>
        <w:jc w:val="both"/>
        <w:rPr>
          <w:sz w:val="24"/>
          <w:szCs w:val="24"/>
        </w:rPr>
      </w:pPr>
    </w:p>
    <w:p w14:paraId="413C81FF" w14:textId="118BBDC6" w:rsidR="00002A3B" w:rsidRPr="00F32565" w:rsidRDefault="00002A3B" w:rsidP="002050EF">
      <w:pPr>
        <w:pStyle w:val="Titre2"/>
        <w:jc w:val="both"/>
      </w:pPr>
      <w:bookmarkStart w:id="27" w:name="_Toc123817766"/>
      <w:bookmarkStart w:id="28" w:name="_Toc126601316"/>
      <w:r w:rsidRPr="00F32565">
        <w:t>Profils</w:t>
      </w:r>
      <w:r w:rsidR="008A54A5" w:rsidRPr="00F32565">
        <w:t xml:space="preserve"> utilisateurs</w:t>
      </w:r>
      <w:bookmarkEnd w:id="27"/>
      <w:bookmarkEnd w:id="28"/>
    </w:p>
    <w:p w14:paraId="273C0ED6" w14:textId="5358DB9B" w:rsidR="004A01C6" w:rsidRPr="00F32565" w:rsidRDefault="00903734" w:rsidP="002050EF">
      <w:pPr>
        <w:pStyle w:val="Corpsdetexte"/>
        <w:jc w:val="both"/>
      </w:pPr>
      <w:r w:rsidRPr="00F32565">
        <w:rPr>
          <w:b/>
          <w:bCs/>
        </w:rPr>
        <w:t>2 profils internes</w:t>
      </w:r>
      <w:r w:rsidRPr="00F32565">
        <w:t xml:space="preserve"> – salariés de </w:t>
      </w:r>
      <w:r w:rsidR="00C26DDA">
        <w:t>l’e</w:t>
      </w:r>
      <w:r w:rsidRPr="00F32565">
        <w:t>ntreprise occupante</w:t>
      </w:r>
    </w:p>
    <w:p w14:paraId="6F966CD3" w14:textId="4960BD68" w:rsidR="00903734" w:rsidRPr="00F32565" w:rsidRDefault="00903734" w:rsidP="002050EF">
      <w:pPr>
        <w:pStyle w:val="Paragraphedeliste"/>
        <w:numPr>
          <w:ilvl w:val="0"/>
          <w:numId w:val="2"/>
        </w:numPr>
        <w:spacing w:after="0"/>
        <w:jc w:val="both"/>
        <w:rPr>
          <w:sz w:val="24"/>
          <w:szCs w:val="24"/>
        </w:rPr>
      </w:pPr>
      <w:r w:rsidRPr="00F32565">
        <w:rPr>
          <w:sz w:val="24"/>
          <w:szCs w:val="24"/>
        </w:rPr>
        <w:t>Admin :</w:t>
      </w:r>
    </w:p>
    <w:p w14:paraId="1F4F1E2B" w14:textId="4EF03C62" w:rsidR="00903734" w:rsidRPr="00F32565" w:rsidRDefault="00903734" w:rsidP="002050EF">
      <w:pPr>
        <w:pStyle w:val="Paragraphedeliste"/>
        <w:numPr>
          <w:ilvl w:val="1"/>
          <w:numId w:val="2"/>
        </w:numPr>
        <w:spacing w:after="0"/>
        <w:jc w:val="both"/>
        <w:rPr>
          <w:sz w:val="24"/>
          <w:szCs w:val="24"/>
        </w:rPr>
      </w:pPr>
      <w:r w:rsidRPr="00F32565">
        <w:rPr>
          <w:sz w:val="24"/>
          <w:szCs w:val="24"/>
        </w:rPr>
        <w:t>A la fois service de gestion d’immeuble et administrateur de l’application</w:t>
      </w:r>
    </w:p>
    <w:p w14:paraId="167DC3A6" w14:textId="714964F3" w:rsidR="00903734" w:rsidRPr="00F32565" w:rsidRDefault="0042726C" w:rsidP="002050EF">
      <w:pPr>
        <w:pStyle w:val="Paragraphedeliste"/>
        <w:numPr>
          <w:ilvl w:val="1"/>
          <w:numId w:val="2"/>
        </w:numPr>
        <w:spacing w:after="0"/>
        <w:jc w:val="both"/>
        <w:rPr>
          <w:sz w:val="24"/>
          <w:szCs w:val="24"/>
        </w:rPr>
      </w:pPr>
      <w:r w:rsidRPr="00F32565">
        <w:rPr>
          <w:sz w:val="24"/>
          <w:szCs w:val="24"/>
        </w:rPr>
        <w:t>A tous les droits sur l’outil</w:t>
      </w:r>
    </w:p>
    <w:p w14:paraId="105A86A2" w14:textId="77777777" w:rsidR="003E6C93" w:rsidRPr="00F32565" w:rsidRDefault="003E6C93" w:rsidP="002050EF">
      <w:pPr>
        <w:pStyle w:val="Paragraphedeliste"/>
        <w:numPr>
          <w:ilvl w:val="0"/>
          <w:numId w:val="2"/>
        </w:numPr>
        <w:spacing w:after="0"/>
        <w:jc w:val="both"/>
        <w:rPr>
          <w:sz w:val="24"/>
          <w:szCs w:val="24"/>
        </w:rPr>
      </w:pPr>
      <w:r w:rsidRPr="00F32565">
        <w:rPr>
          <w:sz w:val="24"/>
          <w:szCs w:val="24"/>
        </w:rPr>
        <w:t>Usager :</w:t>
      </w:r>
    </w:p>
    <w:p w14:paraId="7BEBB1EA" w14:textId="27B2A6F4" w:rsidR="003E6C93" w:rsidRPr="00F32565" w:rsidRDefault="003E6C93" w:rsidP="002050EF">
      <w:pPr>
        <w:pStyle w:val="Paragraphedeliste"/>
        <w:numPr>
          <w:ilvl w:val="1"/>
          <w:numId w:val="2"/>
        </w:numPr>
        <w:spacing w:after="0"/>
        <w:jc w:val="both"/>
        <w:rPr>
          <w:sz w:val="24"/>
          <w:szCs w:val="24"/>
        </w:rPr>
      </w:pPr>
      <w:r w:rsidRPr="00F32565">
        <w:rPr>
          <w:sz w:val="24"/>
          <w:szCs w:val="24"/>
        </w:rPr>
        <w:t xml:space="preserve">Tout autre </w:t>
      </w:r>
      <w:r w:rsidR="00C143DF">
        <w:rPr>
          <w:sz w:val="24"/>
          <w:szCs w:val="24"/>
        </w:rPr>
        <w:t>occupant</w:t>
      </w:r>
      <w:r w:rsidRPr="00F32565">
        <w:rPr>
          <w:sz w:val="24"/>
          <w:szCs w:val="24"/>
        </w:rPr>
        <w:t xml:space="preserve"> interne</w:t>
      </w:r>
    </w:p>
    <w:p w14:paraId="1C155FA3" w14:textId="0BBBAF0B" w:rsidR="003E6C93" w:rsidRPr="00F32565" w:rsidRDefault="003E6C93" w:rsidP="002050EF">
      <w:pPr>
        <w:pStyle w:val="Paragraphedeliste"/>
        <w:numPr>
          <w:ilvl w:val="1"/>
          <w:numId w:val="2"/>
        </w:numPr>
        <w:spacing w:after="0"/>
        <w:jc w:val="both"/>
        <w:rPr>
          <w:sz w:val="24"/>
          <w:szCs w:val="24"/>
        </w:rPr>
      </w:pPr>
      <w:r w:rsidRPr="00F32565">
        <w:rPr>
          <w:sz w:val="24"/>
          <w:szCs w:val="24"/>
        </w:rPr>
        <w:t>Utilise l’outil pour signaler les incidents et valider la fin d’intervention</w:t>
      </w:r>
    </w:p>
    <w:p w14:paraId="61D4756E" w14:textId="4053E917" w:rsidR="0042726C" w:rsidRDefault="003E6C93" w:rsidP="002050EF">
      <w:pPr>
        <w:pStyle w:val="Paragraphedeliste"/>
        <w:numPr>
          <w:ilvl w:val="1"/>
          <w:numId w:val="2"/>
        </w:numPr>
        <w:spacing w:after="0"/>
        <w:jc w:val="both"/>
        <w:rPr>
          <w:sz w:val="24"/>
          <w:szCs w:val="24"/>
        </w:rPr>
      </w:pPr>
      <w:r w:rsidRPr="00C143DF">
        <w:rPr>
          <w:sz w:val="24"/>
          <w:szCs w:val="24"/>
        </w:rPr>
        <w:t>Seul profil non</w:t>
      </w:r>
      <w:r w:rsidR="00C26DDA">
        <w:rPr>
          <w:sz w:val="24"/>
          <w:szCs w:val="24"/>
        </w:rPr>
        <w:t xml:space="preserve"> </w:t>
      </w:r>
      <w:r w:rsidRPr="00C143DF">
        <w:rPr>
          <w:sz w:val="24"/>
          <w:szCs w:val="24"/>
        </w:rPr>
        <w:t>technique</w:t>
      </w:r>
      <w:r w:rsidR="00C143DF">
        <w:rPr>
          <w:rStyle w:val="Appelnotedebasdep"/>
          <w:sz w:val="24"/>
          <w:szCs w:val="24"/>
        </w:rPr>
        <w:footnoteReference w:id="4"/>
      </w:r>
    </w:p>
    <w:p w14:paraId="709F585C" w14:textId="77777777" w:rsidR="00C143DF" w:rsidRPr="00C143DF" w:rsidRDefault="00C143DF" w:rsidP="002050EF">
      <w:pPr>
        <w:spacing w:after="0"/>
        <w:jc w:val="both"/>
        <w:rPr>
          <w:sz w:val="24"/>
          <w:szCs w:val="24"/>
        </w:rPr>
      </w:pPr>
    </w:p>
    <w:p w14:paraId="4CFE0DC0" w14:textId="7A54D71C" w:rsidR="00903734" w:rsidRPr="00F32565" w:rsidRDefault="00903734" w:rsidP="002050EF">
      <w:pPr>
        <w:pStyle w:val="Corpsdetexte"/>
        <w:jc w:val="both"/>
      </w:pPr>
      <w:r w:rsidRPr="00F32565">
        <w:rPr>
          <w:b/>
          <w:bCs/>
        </w:rPr>
        <w:t>2 profils externes</w:t>
      </w:r>
      <w:r w:rsidRPr="00F32565">
        <w:t xml:space="preserve"> – salariés des entreprises prestataires</w:t>
      </w:r>
      <w:r w:rsidR="00536734" w:rsidRPr="00F32565">
        <w:rPr>
          <w:rStyle w:val="Appelnotedebasdep"/>
          <w:sz w:val="24"/>
          <w:szCs w:val="24"/>
        </w:rPr>
        <w:footnoteReference w:id="5"/>
      </w:r>
      <w:r w:rsidR="00536734" w:rsidRPr="00F32565">
        <w:t xml:space="preserve"> </w:t>
      </w:r>
    </w:p>
    <w:p w14:paraId="74F579FC" w14:textId="056C2B29" w:rsidR="00903734" w:rsidRPr="00F32565" w:rsidRDefault="00903734" w:rsidP="002050EF">
      <w:pPr>
        <w:pStyle w:val="Paragraphedeliste"/>
        <w:numPr>
          <w:ilvl w:val="0"/>
          <w:numId w:val="2"/>
        </w:numPr>
        <w:spacing w:after="0"/>
        <w:jc w:val="both"/>
        <w:rPr>
          <w:sz w:val="24"/>
          <w:szCs w:val="24"/>
        </w:rPr>
      </w:pPr>
      <w:r w:rsidRPr="00F32565">
        <w:rPr>
          <w:sz w:val="24"/>
          <w:szCs w:val="24"/>
        </w:rPr>
        <w:t>Techniciens </w:t>
      </w:r>
    </w:p>
    <w:p w14:paraId="21C0695C" w14:textId="3A36E8A7" w:rsidR="00903734" w:rsidRPr="00F32565" w:rsidRDefault="00903734" w:rsidP="002050EF">
      <w:pPr>
        <w:pStyle w:val="Paragraphedeliste"/>
        <w:numPr>
          <w:ilvl w:val="1"/>
          <w:numId w:val="2"/>
        </w:numPr>
        <w:spacing w:after="0"/>
        <w:jc w:val="both"/>
        <w:rPr>
          <w:sz w:val="24"/>
          <w:szCs w:val="24"/>
        </w:rPr>
      </w:pPr>
      <w:r w:rsidRPr="00F32565">
        <w:rPr>
          <w:sz w:val="24"/>
          <w:szCs w:val="24"/>
        </w:rPr>
        <w:t>En charge de la résolution des incidents</w:t>
      </w:r>
    </w:p>
    <w:p w14:paraId="0438EDCC" w14:textId="4D85679F" w:rsidR="0042726C" w:rsidRPr="00F32565" w:rsidRDefault="0042726C" w:rsidP="002050EF">
      <w:pPr>
        <w:pStyle w:val="Paragraphedeliste"/>
        <w:numPr>
          <w:ilvl w:val="1"/>
          <w:numId w:val="2"/>
        </w:numPr>
        <w:spacing w:after="0"/>
        <w:jc w:val="both"/>
        <w:rPr>
          <w:sz w:val="24"/>
          <w:szCs w:val="24"/>
        </w:rPr>
      </w:pPr>
      <w:r w:rsidRPr="00F32565">
        <w:rPr>
          <w:sz w:val="24"/>
          <w:szCs w:val="24"/>
        </w:rPr>
        <w:t>Utilise l’outil pour suivre les incidents non résolus le concernant</w:t>
      </w:r>
    </w:p>
    <w:p w14:paraId="648D5DFB" w14:textId="525DF9FC" w:rsidR="00903734" w:rsidRPr="00F32565" w:rsidRDefault="00903734" w:rsidP="002050EF">
      <w:pPr>
        <w:pStyle w:val="Paragraphedeliste"/>
        <w:numPr>
          <w:ilvl w:val="0"/>
          <w:numId w:val="2"/>
        </w:numPr>
        <w:spacing w:after="0"/>
        <w:jc w:val="both"/>
        <w:rPr>
          <w:sz w:val="24"/>
          <w:szCs w:val="24"/>
        </w:rPr>
      </w:pPr>
      <w:r w:rsidRPr="00F32565">
        <w:rPr>
          <w:sz w:val="24"/>
          <w:szCs w:val="24"/>
        </w:rPr>
        <w:t>Valideur :</w:t>
      </w:r>
    </w:p>
    <w:p w14:paraId="7A4C1322" w14:textId="6AC97474" w:rsidR="00903734" w:rsidRPr="00F32565" w:rsidRDefault="00903734" w:rsidP="002050EF">
      <w:pPr>
        <w:pStyle w:val="Paragraphedeliste"/>
        <w:numPr>
          <w:ilvl w:val="1"/>
          <w:numId w:val="2"/>
        </w:numPr>
        <w:spacing w:after="0"/>
        <w:jc w:val="both"/>
        <w:rPr>
          <w:sz w:val="24"/>
          <w:szCs w:val="24"/>
        </w:rPr>
      </w:pPr>
      <w:r w:rsidRPr="00F32565">
        <w:rPr>
          <w:sz w:val="24"/>
          <w:szCs w:val="24"/>
        </w:rPr>
        <w:t>Responsable d’une équipe de techniciens</w:t>
      </w:r>
      <w:del w:id="29" w:author="Norbert SILBERHORN" w:date="2023-02-03T16:29:00Z">
        <w:r w:rsidRPr="00F32565" w:rsidDel="0076254B">
          <w:rPr>
            <w:sz w:val="24"/>
            <w:szCs w:val="24"/>
          </w:rPr>
          <w:delText>.</w:delText>
        </w:r>
      </w:del>
    </w:p>
    <w:p w14:paraId="49FA43E8" w14:textId="67881639" w:rsidR="00E85AB6" w:rsidRPr="00F32565" w:rsidRDefault="0042726C" w:rsidP="002050EF">
      <w:pPr>
        <w:pStyle w:val="Paragraphedeliste"/>
        <w:numPr>
          <w:ilvl w:val="1"/>
          <w:numId w:val="2"/>
        </w:numPr>
        <w:spacing w:after="0"/>
        <w:jc w:val="both"/>
        <w:rPr>
          <w:sz w:val="24"/>
          <w:szCs w:val="24"/>
        </w:rPr>
      </w:pPr>
      <w:r w:rsidRPr="00F32565">
        <w:rPr>
          <w:sz w:val="24"/>
          <w:szCs w:val="24"/>
        </w:rPr>
        <w:t>Utilise l’outil pour la coordination de son équipe</w:t>
      </w:r>
      <w:r w:rsidR="00E85AB6" w:rsidRPr="00F32565">
        <w:rPr>
          <w:sz w:val="24"/>
          <w:szCs w:val="24"/>
        </w:rPr>
        <w:br w:type="page"/>
      </w:r>
    </w:p>
    <w:p w14:paraId="1AA66274" w14:textId="52918466" w:rsidR="004A01C6" w:rsidRPr="00F32565" w:rsidRDefault="00B22B20" w:rsidP="002050EF">
      <w:pPr>
        <w:pStyle w:val="Titre1"/>
        <w:jc w:val="both"/>
      </w:pPr>
      <w:bookmarkStart w:id="30" w:name="_Toc123817767"/>
      <w:bookmarkStart w:id="31" w:name="_Toc126601317"/>
      <w:r w:rsidRPr="00F32565">
        <w:lastRenderedPageBreak/>
        <w:t>Architecture</w:t>
      </w:r>
      <w:r w:rsidR="00A63185" w:rsidRPr="00F32565">
        <w:t xml:space="preserve"> </w:t>
      </w:r>
      <w:bookmarkEnd w:id="30"/>
      <w:r w:rsidR="001429E5" w:rsidRPr="00F32565">
        <w:t>d’application</w:t>
      </w:r>
      <w:r w:rsidR="00E60E84">
        <w:t xml:space="preserve"> et technologie utilisée</w:t>
      </w:r>
      <w:bookmarkEnd w:id="31"/>
    </w:p>
    <w:p w14:paraId="2EB587CB" w14:textId="5E6F7B70" w:rsidR="00003518" w:rsidRPr="00F32565" w:rsidRDefault="00A63185" w:rsidP="002050EF">
      <w:pPr>
        <w:pStyle w:val="Corpsdetexte"/>
        <w:jc w:val="both"/>
      </w:pPr>
      <w:r w:rsidRPr="00F32565">
        <w:t xml:space="preserve">Une application moderne </w:t>
      </w:r>
      <w:r w:rsidR="00003518" w:rsidRPr="00F32565">
        <w:t xml:space="preserve">doit </w:t>
      </w:r>
      <w:r w:rsidRPr="00F32565">
        <w:t>perme</w:t>
      </w:r>
      <w:r w:rsidR="00735833" w:rsidRPr="00F32565">
        <w:t>t</w:t>
      </w:r>
      <w:r w:rsidRPr="00F32565">
        <w:t>t</w:t>
      </w:r>
      <w:r w:rsidR="00735833" w:rsidRPr="00F32565">
        <w:t>re</w:t>
      </w:r>
      <w:r w:rsidRPr="00F32565">
        <w:t xml:space="preserve"> à plusieurs utilisateurs, chacun </w:t>
      </w:r>
      <w:r w:rsidR="00003518" w:rsidRPr="00F32565">
        <w:t xml:space="preserve">sur </w:t>
      </w:r>
      <w:r w:rsidRPr="00F32565">
        <w:t xml:space="preserve">leur propre machine, de communiquer entre eux </w:t>
      </w:r>
      <w:r w:rsidR="00003518" w:rsidRPr="00F32565">
        <w:t>et d’accéder aux mêmes données</w:t>
      </w:r>
      <w:r w:rsidR="00E85AB6" w:rsidRPr="00F32565">
        <w:t xml:space="preserve"> en même temps.</w:t>
      </w:r>
    </w:p>
    <w:p w14:paraId="3B9DD161" w14:textId="22209E1E" w:rsidR="00003518" w:rsidRPr="00F32565" w:rsidRDefault="00003518" w:rsidP="002050EF">
      <w:pPr>
        <w:pStyle w:val="Corpsdetexte"/>
        <w:jc w:val="both"/>
      </w:pPr>
      <w:r w:rsidRPr="00F32565">
        <w:t xml:space="preserve">L’architecture </w:t>
      </w:r>
      <w:r w:rsidR="001429E5" w:rsidRPr="00F32565">
        <w:t xml:space="preserve">SOS Immo </w:t>
      </w:r>
      <w:r w:rsidR="00761012" w:rsidRPr="00F32565">
        <w:t>est</w:t>
      </w:r>
      <w:r w:rsidR="00FC0F98" w:rsidRPr="00F32565">
        <w:t xml:space="preserve"> </w:t>
      </w:r>
      <w:r w:rsidR="003E6C93" w:rsidRPr="00F32565">
        <w:t>composée de</w:t>
      </w:r>
      <w:r w:rsidRPr="00F32565">
        <w:t xml:space="preserve"> 2 parties distinctes :</w:t>
      </w:r>
    </w:p>
    <w:p w14:paraId="7F6A82B9" w14:textId="2D4CD916" w:rsidR="007A6BB0" w:rsidRPr="00F32565" w:rsidRDefault="007A6BB0" w:rsidP="002050EF">
      <w:pPr>
        <w:pStyle w:val="Paragraphedeliste"/>
        <w:numPr>
          <w:ilvl w:val="0"/>
          <w:numId w:val="25"/>
        </w:numPr>
        <w:spacing w:after="0"/>
        <w:contextualSpacing w:val="0"/>
        <w:jc w:val="both"/>
        <w:rPr>
          <w:sz w:val="24"/>
          <w:szCs w:val="24"/>
        </w:rPr>
      </w:pPr>
      <w:r w:rsidRPr="00F32565">
        <w:rPr>
          <w:sz w:val="24"/>
          <w:szCs w:val="24"/>
        </w:rPr>
        <w:t xml:space="preserve">Le </w:t>
      </w:r>
      <w:r w:rsidRPr="00F32565">
        <w:rPr>
          <w:b/>
          <w:bCs/>
          <w:color w:val="4472C4" w:themeColor="accent1"/>
          <w:sz w:val="24"/>
          <w:szCs w:val="24"/>
        </w:rPr>
        <w:t>Front end</w:t>
      </w:r>
      <w:r w:rsidR="003E6C93" w:rsidRPr="00F32565">
        <w:rPr>
          <w:sz w:val="24"/>
          <w:szCs w:val="24"/>
        </w:rPr>
        <w:t xml:space="preserve"> </w:t>
      </w:r>
      <w:r w:rsidR="00003518" w:rsidRPr="00F32565">
        <w:rPr>
          <w:sz w:val="24"/>
          <w:szCs w:val="24"/>
        </w:rPr>
        <w:t>est</w:t>
      </w:r>
      <w:r w:rsidRPr="00F32565">
        <w:rPr>
          <w:sz w:val="24"/>
          <w:szCs w:val="24"/>
        </w:rPr>
        <w:t xml:space="preserve"> la partie visible du programme, l’interface</w:t>
      </w:r>
      <w:r w:rsidR="00761012" w:rsidRPr="00F32565">
        <w:rPr>
          <w:sz w:val="24"/>
          <w:szCs w:val="24"/>
        </w:rPr>
        <w:t xml:space="preserve"> graphique, ou IHM</w:t>
      </w:r>
      <w:r w:rsidR="00761012" w:rsidRPr="00F32565">
        <w:rPr>
          <w:rStyle w:val="Appelnotedebasdep"/>
          <w:sz w:val="24"/>
          <w:szCs w:val="24"/>
        </w:rPr>
        <w:footnoteReference w:id="6"/>
      </w:r>
      <w:r w:rsidR="00761012" w:rsidRPr="00F32565">
        <w:rPr>
          <w:sz w:val="24"/>
          <w:szCs w:val="24"/>
        </w:rPr>
        <w:t>,</w:t>
      </w:r>
      <w:r w:rsidRPr="00F32565">
        <w:rPr>
          <w:sz w:val="24"/>
          <w:szCs w:val="24"/>
        </w:rPr>
        <w:t xml:space="preserve"> qui permet de naviguer entre les différentes fonctionnalités.</w:t>
      </w:r>
    </w:p>
    <w:p w14:paraId="593234A9" w14:textId="5B399198" w:rsidR="007A6BB0" w:rsidRPr="000753DB" w:rsidRDefault="007A6BB0" w:rsidP="002050EF">
      <w:pPr>
        <w:pStyle w:val="Paragraphedeliste"/>
        <w:numPr>
          <w:ilvl w:val="0"/>
          <w:numId w:val="25"/>
        </w:numPr>
        <w:spacing w:after="0"/>
        <w:contextualSpacing w:val="0"/>
        <w:jc w:val="both"/>
        <w:rPr>
          <w:sz w:val="24"/>
          <w:szCs w:val="24"/>
        </w:rPr>
      </w:pPr>
      <w:r w:rsidRPr="00F32565">
        <w:rPr>
          <w:sz w:val="24"/>
          <w:szCs w:val="24"/>
        </w:rPr>
        <w:t xml:space="preserve">Le </w:t>
      </w:r>
      <w:r w:rsidRPr="00F32565">
        <w:rPr>
          <w:b/>
          <w:bCs/>
          <w:color w:val="4472C4" w:themeColor="accent1"/>
          <w:sz w:val="24"/>
          <w:szCs w:val="24"/>
        </w:rPr>
        <w:t>Back end</w:t>
      </w:r>
      <w:r w:rsidR="00003518" w:rsidRPr="00F32565">
        <w:rPr>
          <w:color w:val="4472C4" w:themeColor="accent1"/>
          <w:sz w:val="24"/>
          <w:szCs w:val="24"/>
        </w:rPr>
        <w:t xml:space="preserve"> </w:t>
      </w:r>
      <w:r w:rsidR="000F4B9E" w:rsidRPr="00F32565">
        <w:rPr>
          <w:sz w:val="24"/>
          <w:szCs w:val="24"/>
        </w:rPr>
        <w:t>est</w:t>
      </w:r>
      <w:r w:rsidR="00761012" w:rsidRPr="00F32565">
        <w:rPr>
          <w:sz w:val="24"/>
          <w:szCs w:val="24"/>
        </w:rPr>
        <w:t xml:space="preserve"> l’en</w:t>
      </w:r>
      <w:r w:rsidR="001429E5" w:rsidRPr="00F32565">
        <w:rPr>
          <w:sz w:val="24"/>
          <w:szCs w:val="24"/>
        </w:rPr>
        <w:t xml:space="preserve">semble </w:t>
      </w:r>
      <w:r w:rsidR="00761012" w:rsidRPr="00F32565">
        <w:rPr>
          <w:sz w:val="24"/>
          <w:szCs w:val="24"/>
        </w:rPr>
        <w:t xml:space="preserve">des </w:t>
      </w:r>
      <w:r w:rsidR="001429E5" w:rsidRPr="00F32565">
        <w:rPr>
          <w:sz w:val="24"/>
          <w:szCs w:val="24"/>
        </w:rPr>
        <w:t>r</w:t>
      </w:r>
      <w:r w:rsidR="00761012" w:rsidRPr="00F32565">
        <w:rPr>
          <w:sz w:val="24"/>
          <w:szCs w:val="24"/>
        </w:rPr>
        <w:t>è</w:t>
      </w:r>
      <w:r w:rsidR="001429E5" w:rsidRPr="00F32565">
        <w:rPr>
          <w:sz w:val="24"/>
          <w:szCs w:val="24"/>
        </w:rPr>
        <w:t>gle</w:t>
      </w:r>
      <w:r w:rsidR="00761012" w:rsidRPr="00F32565">
        <w:rPr>
          <w:sz w:val="24"/>
          <w:szCs w:val="24"/>
        </w:rPr>
        <w:t>s</w:t>
      </w:r>
      <w:r w:rsidR="001429E5" w:rsidRPr="00F32565">
        <w:rPr>
          <w:sz w:val="24"/>
          <w:szCs w:val="24"/>
        </w:rPr>
        <w:t xml:space="preserve"> m</w:t>
      </w:r>
      <w:r w:rsidR="00761012" w:rsidRPr="00F32565">
        <w:rPr>
          <w:sz w:val="24"/>
          <w:szCs w:val="24"/>
        </w:rPr>
        <w:t>é</w:t>
      </w:r>
      <w:r w:rsidR="001429E5" w:rsidRPr="00F32565">
        <w:rPr>
          <w:sz w:val="24"/>
          <w:szCs w:val="24"/>
        </w:rPr>
        <w:t xml:space="preserve">tier </w:t>
      </w:r>
      <w:r w:rsidR="00761012" w:rsidRPr="00F32565">
        <w:rPr>
          <w:sz w:val="24"/>
          <w:szCs w:val="24"/>
        </w:rPr>
        <w:t xml:space="preserve">qui </w:t>
      </w:r>
      <w:r w:rsidR="001429E5" w:rsidRPr="00F32565">
        <w:rPr>
          <w:sz w:val="24"/>
          <w:szCs w:val="24"/>
        </w:rPr>
        <w:t>alimente le front</w:t>
      </w:r>
      <w:r w:rsidR="00761012" w:rsidRPr="00F32565">
        <w:rPr>
          <w:sz w:val="24"/>
          <w:szCs w:val="24"/>
        </w:rPr>
        <w:t>.</w:t>
      </w:r>
      <w:r w:rsidR="00960DEE">
        <w:rPr>
          <w:sz w:val="24"/>
          <w:szCs w:val="24"/>
        </w:rPr>
        <w:t xml:space="preserve"> </w:t>
      </w:r>
      <w:r w:rsidR="00003518" w:rsidRPr="000753DB">
        <w:rPr>
          <w:sz w:val="24"/>
          <w:szCs w:val="24"/>
        </w:rPr>
        <w:t>Il</w:t>
      </w:r>
      <w:r w:rsidRPr="000753DB">
        <w:rPr>
          <w:sz w:val="24"/>
          <w:szCs w:val="24"/>
        </w:rPr>
        <w:t xml:space="preserve"> s’occupe de tous les calculs et du stockage des données.</w:t>
      </w:r>
      <w:r w:rsidR="00EC443D">
        <w:rPr>
          <w:sz w:val="24"/>
          <w:szCs w:val="24"/>
        </w:rPr>
        <w:t xml:space="preserve"> </w:t>
      </w:r>
      <w:r w:rsidRPr="000753DB">
        <w:rPr>
          <w:sz w:val="24"/>
          <w:szCs w:val="24"/>
        </w:rPr>
        <w:t>Ainsi tous les utilisateurs ont le même niveau d’information.</w:t>
      </w:r>
    </w:p>
    <w:p w14:paraId="0F3F2780" w14:textId="77777777" w:rsidR="00F32565" w:rsidRPr="00F32565" w:rsidRDefault="00F32565" w:rsidP="002050EF">
      <w:pPr>
        <w:spacing w:after="0"/>
        <w:ind w:firstLine="360"/>
        <w:jc w:val="both"/>
        <w:rPr>
          <w:sz w:val="24"/>
          <w:szCs w:val="24"/>
        </w:rPr>
      </w:pPr>
    </w:p>
    <w:p w14:paraId="4A547D7C" w14:textId="54D41BD3" w:rsidR="00735833" w:rsidRPr="00F32565" w:rsidRDefault="00F32565" w:rsidP="002050EF">
      <w:pPr>
        <w:spacing w:after="0"/>
        <w:contextualSpacing/>
        <w:jc w:val="both"/>
        <w:rPr>
          <w:sz w:val="24"/>
          <w:szCs w:val="24"/>
        </w:rPr>
      </w:pPr>
      <w:r w:rsidRPr="00F32565">
        <w:rPr>
          <w:noProof/>
        </w:rPr>
        <w:drawing>
          <wp:inline distT="0" distB="0" distL="0" distR="0" wp14:anchorId="683C4C49" wp14:editId="6C47762B">
            <wp:extent cx="4581525" cy="1905000"/>
            <wp:effectExtent l="0" t="0" r="952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1525" cy="1905000"/>
                    </a:xfrm>
                    <a:prstGeom prst="rect">
                      <a:avLst/>
                    </a:prstGeom>
                  </pic:spPr>
                </pic:pic>
              </a:graphicData>
            </a:graphic>
          </wp:inline>
        </w:drawing>
      </w:r>
    </w:p>
    <w:p w14:paraId="1EE0AFFF" w14:textId="7CD67507" w:rsidR="006A3AF1" w:rsidRPr="00F32565" w:rsidRDefault="006A3AF1" w:rsidP="002050EF">
      <w:pPr>
        <w:pStyle w:val="Corpsdetexte"/>
        <w:jc w:val="both"/>
      </w:pPr>
      <w:r w:rsidRPr="00F32565">
        <w:t>La communication entre back et front se fait au moyen d’adresses URL, via un navigateur web au choix de l’utilisateur.</w:t>
      </w:r>
    </w:p>
    <w:p w14:paraId="204264B1" w14:textId="4A935626" w:rsidR="003A47C0" w:rsidRDefault="007E219E" w:rsidP="002050EF">
      <w:pPr>
        <w:pStyle w:val="Corpsdetexte"/>
        <w:jc w:val="both"/>
      </w:pPr>
      <w:r>
        <w:t xml:space="preserve">Front end et back end de </w:t>
      </w:r>
      <w:r w:rsidR="00D4736A">
        <w:t>SOS Immo</w:t>
      </w:r>
      <w:r w:rsidR="00E55EB5" w:rsidRPr="00F32565">
        <w:t xml:space="preserve"> sont développés en JavaScript.</w:t>
      </w:r>
      <w:r w:rsidR="006417DC">
        <w:t xml:space="preserve"> </w:t>
      </w:r>
    </w:p>
    <w:p w14:paraId="49297129" w14:textId="55E71087" w:rsidR="00E85AB6" w:rsidRDefault="00E85AB6" w:rsidP="002050EF">
      <w:pPr>
        <w:jc w:val="both"/>
        <w:rPr>
          <w:sz w:val="24"/>
          <w:szCs w:val="24"/>
        </w:rPr>
      </w:pPr>
      <w:r>
        <w:rPr>
          <w:sz w:val="24"/>
          <w:szCs w:val="24"/>
        </w:rPr>
        <w:br w:type="page"/>
      </w:r>
    </w:p>
    <w:p w14:paraId="0029D9EC" w14:textId="3694285B" w:rsidR="00C868AB" w:rsidRDefault="005D0919" w:rsidP="002050EF">
      <w:pPr>
        <w:pStyle w:val="Titre2"/>
        <w:jc w:val="both"/>
      </w:pPr>
      <w:bookmarkStart w:id="32" w:name="_Toc123817768"/>
      <w:bookmarkStart w:id="33" w:name="_Toc126601318"/>
      <w:r w:rsidRPr="00041A5C">
        <w:lastRenderedPageBreak/>
        <w:t>Front</w:t>
      </w:r>
      <w:r w:rsidR="006A3AF1" w:rsidRPr="00041A5C">
        <w:t xml:space="preserve"> End</w:t>
      </w:r>
      <w:bookmarkEnd w:id="32"/>
      <w:bookmarkEnd w:id="33"/>
    </w:p>
    <w:p w14:paraId="4F1A7D2E" w14:textId="11C13D67" w:rsidR="00761012" w:rsidRDefault="00FC051B" w:rsidP="002050EF">
      <w:pPr>
        <w:pStyle w:val="Corpsdetexte"/>
        <w:jc w:val="both"/>
      </w:pPr>
      <w:r w:rsidRPr="003E6C93">
        <w:t>Le Front</w:t>
      </w:r>
      <w:r w:rsidR="001429E5">
        <w:t xml:space="preserve"> de SOS Immo</w:t>
      </w:r>
      <w:r w:rsidRPr="003E6C93">
        <w:t xml:space="preserve"> utilise la librairie React qui permet la création </w:t>
      </w:r>
      <w:r w:rsidR="00A3626D" w:rsidRPr="003E6C93">
        <w:t>d’interfaces utilisateurs interactives</w:t>
      </w:r>
      <w:r w:rsidR="00A3626D">
        <w:t xml:space="preserve"> en </w:t>
      </w:r>
      <w:r w:rsidR="00761012">
        <w:t>SPA</w:t>
      </w:r>
      <w:r w:rsidR="00A3626D">
        <w:rPr>
          <w:rStyle w:val="Appelnotedebasdep"/>
          <w:sz w:val="24"/>
          <w:szCs w:val="24"/>
        </w:rPr>
        <w:footnoteReference w:id="7"/>
      </w:r>
      <w:r w:rsidR="00A3626D">
        <w:t>.</w:t>
      </w:r>
    </w:p>
    <w:p w14:paraId="3CEB07DD" w14:textId="77777777" w:rsidR="00FC051B" w:rsidRPr="00A3626D" w:rsidRDefault="00FC051B" w:rsidP="002050EF">
      <w:pPr>
        <w:spacing w:after="0"/>
        <w:jc w:val="both"/>
        <w:rPr>
          <w:sz w:val="24"/>
          <w:szCs w:val="24"/>
        </w:rPr>
      </w:pPr>
    </w:p>
    <w:p w14:paraId="08C99718" w14:textId="6F567F85" w:rsidR="00FC051B" w:rsidRDefault="00FC051B" w:rsidP="002050EF">
      <w:pPr>
        <w:spacing w:after="0"/>
        <w:jc w:val="both"/>
        <w:rPr>
          <w:sz w:val="28"/>
          <w:szCs w:val="28"/>
          <w:u w:val="single"/>
        </w:rPr>
      </w:pPr>
      <w:r>
        <w:rPr>
          <w:noProof/>
        </w:rPr>
        <w:drawing>
          <wp:inline distT="0" distB="0" distL="0" distR="0" wp14:anchorId="3E173A0B" wp14:editId="2CA04D84">
            <wp:extent cx="5807710" cy="1255766"/>
            <wp:effectExtent l="0" t="0" r="254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6807" cy="1259895"/>
                    </a:xfrm>
                    <a:prstGeom prst="rect">
                      <a:avLst/>
                    </a:prstGeom>
                  </pic:spPr>
                </pic:pic>
              </a:graphicData>
            </a:graphic>
          </wp:inline>
        </w:drawing>
      </w:r>
    </w:p>
    <w:p w14:paraId="6BC28878" w14:textId="77777777" w:rsidR="00FC051B" w:rsidRPr="00FC051B" w:rsidRDefault="00FC051B" w:rsidP="002050EF">
      <w:pPr>
        <w:spacing w:after="0"/>
        <w:jc w:val="both"/>
        <w:rPr>
          <w:sz w:val="28"/>
          <w:szCs w:val="28"/>
          <w:u w:val="single"/>
        </w:rPr>
      </w:pPr>
    </w:p>
    <w:p w14:paraId="2C119D64" w14:textId="6035FB8E" w:rsidR="00A3626D" w:rsidRDefault="00EF53F3" w:rsidP="002050EF">
      <w:pPr>
        <w:pStyle w:val="Corpsdetexte"/>
        <w:jc w:val="both"/>
      </w:pPr>
      <w:r w:rsidRPr="00D34636">
        <w:t xml:space="preserve">Le </w:t>
      </w:r>
      <w:r w:rsidR="00A3626D">
        <w:t>principe</w:t>
      </w:r>
      <w:r w:rsidRPr="00D34636">
        <w:t xml:space="preserve"> </w:t>
      </w:r>
      <w:r w:rsidR="00AA131F" w:rsidRPr="00D34636">
        <w:t>d</w:t>
      </w:r>
      <w:r w:rsidR="00A3626D">
        <w:t xml:space="preserve">’un SPA </w:t>
      </w:r>
      <w:r w:rsidR="00A3626D" w:rsidRPr="00DC73B3">
        <w:t xml:space="preserve">est un site avec </w:t>
      </w:r>
      <w:r w:rsidR="00BA092E">
        <w:t>une</w:t>
      </w:r>
      <w:r w:rsidR="00BA092E" w:rsidRPr="00DC73B3">
        <w:t xml:space="preserve"> </w:t>
      </w:r>
      <w:r w:rsidR="006A3AF1" w:rsidRPr="00DC73B3">
        <w:t>seule</w:t>
      </w:r>
      <w:r w:rsidRPr="00DC73B3">
        <w:t xml:space="preserve"> page et</w:t>
      </w:r>
      <w:r w:rsidRPr="00D34636">
        <w:t xml:space="preserve"> une multitude de composants pour l’habiller</w:t>
      </w:r>
      <w:r w:rsidR="0081567E">
        <w:t>.</w:t>
      </w:r>
      <w:r w:rsidR="005A00DA">
        <w:t xml:space="preserve"> </w:t>
      </w:r>
      <w:hyperlink r:id="rId12" w:history="1">
        <w:r w:rsidR="00A3626D" w:rsidRPr="00F764CA">
          <w:rPr>
            <w:rStyle w:val="Lienhypertexte"/>
            <w:sz w:val="24"/>
            <w:szCs w:val="24"/>
          </w:rPr>
          <w:t>Le but est d’éviter le chargement d’une nouvelle page à chaque action demandée</w:t>
        </w:r>
        <w:r w:rsidR="005A00DA">
          <w:rPr>
            <w:rStyle w:val="Appelnotedebasdep"/>
            <w:color w:val="0563C1" w:themeColor="hyperlink"/>
            <w:sz w:val="24"/>
            <w:szCs w:val="24"/>
            <w:u w:val="single"/>
          </w:rPr>
          <w:footnoteReference w:id="8"/>
        </w:r>
        <w:r w:rsidR="00A3626D" w:rsidRPr="00F764CA">
          <w:rPr>
            <w:rStyle w:val="Lienhypertexte"/>
            <w:sz w:val="24"/>
            <w:szCs w:val="24"/>
          </w:rPr>
          <w:t>.</w:t>
        </w:r>
      </w:hyperlink>
    </w:p>
    <w:p w14:paraId="15E1F9B4" w14:textId="21D2645A" w:rsidR="002A2FF7" w:rsidRDefault="00A3626D" w:rsidP="002050EF">
      <w:pPr>
        <w:pStyle w:val="Corpsdetexte"/>
        <w:jc w:val="both"/>
      </w:pPr>
      <w:r>
        <w:t>Pour fonctionner, React utilise certains éléments spécifiques, tels que les composants et les useStates.</w:t>
      </w:r>
      <w:r w:rsidR="006417DC">
        <w:t xml:space="preserve"> </w:t>
      </w:r>
      <w:r w:rsidR="002A2FF7">
        <w:t>Par convention,</w:t>
      </w:r>
      <w:r w:rsidR="00054EA7">
        <w:t xml:space="preserve"> la page est nommée</w:t>
      </w:r>
      <w:r w:rsidR="002A2FF7">
        <w:t xml:space="preserve"> </w:t>
      </w:r>
      <w:r w:rsidR="00C26DDA">
        <w:t>«</w:t>
      </w:r>
      <w:r w:rsidR="002A2FF7">
        <w:t>index.js</w:t>
      </w:r>
      <w:r w:rsidR="00C26DDA">
        <w:t>»</w:t>
      </w:r>
      <w:r w:rsidR="00054EA7">
        <w:t>. Elle</w:t>
      </w:r>
      <w:r w:rsidR="002A2FF7">
        <w:t xml:space="preserve"> appelle un composant unique </w:t>
      </w:r>
      <w:r w:rsidR="00C26DDA">
        <w:t>«</w:t>
      </w:r>
      <w:r w:rsidR="002A2FF7">
        <w:t>App.js</w:t>
      </w:r>
      <w:r w:rsidR="00C26DDA">
        <w:t>»</w:t>
      </w:r>
      <w:r w:rsidR="002A2FF7">
        <w:t xml:space="preserve"> qui servira de gare de triage pour les autres composants.</w:t>
      </w:r>
    </w:p>
    <w:p w14:paraId="474760EF" w14:textId="700659ED" w:rsidR="003A47C0" w:rsidRPr="00997E20" w:rsidRDefault="003A47C0" w:rsidP="002050EF">
      <w:pPr>
        <w:pStyle w:val="lgende"/>
      </w:pPr>
      <w:r w:rsidRPr="00997E20">
        <w:t>Index.js – page unique du front</w:t>
      </w:r>
      <w:r w:rsidR="00054EA7">
        <w:t xml:space="preserve"> end</w:t>
      </w:r>
    </w:p>
    <w:p w14:paraId="5515AEC0" w14:textId="581E9640" w:rsidR="00997E20" w:rsidRDefault="002A2FF7" w:rsidP="002050EF">
      <w:pPr>
        <w:spacing w:after="0"/>
        <w:contextualSpacing/>
        <w:jc w:val="both"/>
        <w:rPr>
          <w:sz w:val="24"/>
          <w:szCs w:val="24"/>
        </w:rPr>
      </w:pPr>
      <w:r>
        <w:rPr>
          <w:noProof/>
        </w:rPr>
        <w:drawing>
          <wp:inline distT="0" distB="0" distL="0" distR="0" wp14:anchorId="3E41BDBF" wp14:editId="3E061B3F">
            <wp:extent cx="5239966" cy="1582021"/>
            <wp:effectExtent l="19050" t="19050" r="18415" b="1841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3"/>
                    <a:stretch>
                      <a:fillRect/>
                    </a:stretch>
                  </pic:blipFill>
                  <pic:spPr>
                    <a:xfrm>
                      <a:off x="0" y="0"/>
                      <a:ext cx="5259150" cy="158781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2504572" w14:textId="77777777" w:rsidR="002A2FF7" w:rsidRPr="00D34636" w:rsidRDefault="002A2FF7" w:rsidP="002050EF">
      <w:pPr>
        <w:spacing w:after="0"/>
        <w:contextualSpacing/>
        <w:jc w:val="both"/>
        <w:rPr>
          <w:sz w:val="24"/>
          <w:szCs w:val="24"/>
        </w:rPr>
      </w:pPr>
    </w:p>
    <w:p w14:paraId="207BA198" w14:textId="35950914" w:rsidR="00AA0FB4" w:rsidRPr="002A2FF7" w:rsidRDefault="002A2FF7" w:rsidP="002050EF">
      <w:pPr>
        <w:pStyle w:val="Titre4"/>
        <w:jc w:val="both"/>
      </w:pPr>
      <w:bookmarkStart w:id="34" w:name="_Toc126601319"/>
      <w:r w:rsidRPr="002A2FF7">
        <w:t>Composant</w:t>
      </w:r>
      <w:bookmarkEnd w:id="34"/>
    </w:p>
    <w:p w14:paraId="76FD6BE5" w14:textId="682E689F" w:rsidR="00AA0FB4" w:rsidRPr="00D34636" w:rsidRDefault="007D476E" w:rsidP="002050EF">
      <w:pPr>
        <w:pStyle w:val="Corpsdetexte"/>
        <w:jc w:val="both"/>
      </w:pPr>
      <w:r w:rsidRPr="00D34636">
        <w:t>Un composant est</w:t>
      </w:r>
      <w:r w:rsidR="00EF53F3" w:rsidRPr="00D34636">
        <w:t xml:space="preserve"> un</w:t>
      </w:r>
      <w:r w:rsidRPr="00D34636">
        <w:t xml:space="preserve"> élément de page. Il contient </w:t>
      </w:r>
    </w:p>
    <w:p w14:paraId="410CAA7A" w14:textId="77777777" w:rsidR="005A00DA" w:rsidRDefault="00507548" w:rsidP="002050EF">
      <w:pPr>
        <w:pStyle w:val="Paragraphedeliste"/>
        <w:numPr>
          <w:ilvl w:val="0"/>
          <w:numId w:val="1"/>
        </w:numPr>
        <w:spacing w:after="0"/>
        <w:jc w:val="both"/>
        <w:rPr>
          <w:sz w:val="24"/>
          <w:szCs w:val="24"/>
        </w:rPr>
      </w:pPr>
      <w:r w:rsidRPr="00646D05">
        <w:rPr>
          <w:sz w:val="24"/>
          <w:szCs w:val="24"/>
        </w:rPr>
        <w:t>D</w:t>
      </w:r>
      <w:r w:rsidR="007D476E" w:rsidRPr="00646D05">
        <w:rPr>
          <w:sz w:val="24"/>
          <w:szCs w:val="24"/>
        </w:rPr>
        <w:t xml:space="preserve">u code </w:t>
      </w:r>
      <w:r w:rsidRPr="00646D05">
        <w:rPr>
          <w:sz w:val="24"/>
          <w:szCs w:val="24"/>
        </w:rPr>
        <w:t>html</w:t>
      </w:r>
      <w:r w:rsidR="00EF53F3" w:rsidRPr="00646D05">
        <w:rPr>
          <w:sz w:val="24"/>
          <w:szCs w:val="24"/>
        </w:rPr>
        <w:t xml:space="preserve"> </w:t>
      </w:r>
      <w:r w:rsidR="003A47C0" w:rsidRPr="00646D05">
        <w:rPr>
          <w:sz w:val="24"/>
          <w:szCs w:val="24"/>
        </w:rPr>
        <w:t>pour l’affichage</w:t>
      </w:r>
    </w:p>
    <w:p w14:paraId="0FEC07E4" w14:textId="6E8D629A" w:rsidR="002A2FF7" w:rsidRPr="005A00DA" w:rsidRDefault="003A47C0" w:rsidP="002050EF">
      <w:pPr>
        <w:pStyle w:val="Retraitcorpset1relig"/>
        <w:jc w:val="both"/>
      </w:pPr>
      <w:r w:rsidRPr="005A00DA">
        <w:t>Le rendu visuel peut être complexe ou très simple </w:t>
      </w:r>
      <w:r w:rsidR="00D75891" w:rsidRPr="005A00DA">
        <w:t xml:space="preserve">par </w:t>
      </w:r>
      <w:r w:rsidR="00440814" w:rsidRPr="005A00DA">
        <w:t xml:space="preserve">exemple </w:t>
      </w:r>
      <w:r w:rsidR="005A00DA" w:rsidRPr="005A00DA">
        <w:t>du</w:t>
      </w:r>
      <w:r w:rsidR="00440814" w:rsidRPr="005A00DA">
        <w:t xml:space="preserve"> texte,</w:t>
      </w:r>
      <w:r w:rsidR="00D75891" w:rsidRPr="005A00DA">
        <w:t xml:space="preserve"> </w:t>
      </w:r>
      <w:r w:rsidRPr="005A00DA">
        <w:t xml:space="preserve">un tableau, un </w:t>
      </w:r>
      <w:r w:rsidR="00475E49" w:rsidRPr="005A00DA">
        <w:t xml:space="preserve">bouton, </w:t>
      </w:r>
      <w:r w:rsidRPr="005A00DA">
        <w:t xml:space="preserve">un </w:t>
      </w:r>
      <w:r w:rsidR="00475E49" w:rsidRPr="005A00DA">
        <w:t>formulaire, etc.</w:t>
      </w:r>
    </w:p>
    <w:p w14:paraId="065168CE" w14:textId="5EEA7299" w:rsidR="00AA0FB4" w:rsidRDefault="00507548" w:rsidP="002050EF">
      <w:pPr>
        <w:pStyle w:val="Paragraphedeliste"/>
        <w:numPr>
          <w:ilvl w:val="0"/>
          <w:numId w:val="1"/>
        </w:numPr>
        <w:spacing w:after="0"/>
        <w:jc w:val="both"/>
        <w:rPr>
          <w:sz w:val="24"/>
          <w:szCs w:val="24"/>
        </w:rPr>
      </w:pPr>
      <w:r>
        <w:rPr>
          <w:sz w:val="24"/>
          <w:szCs w:val="24"/>
        </w:rPr>
        <w:t>D</w:t>
      </w:r>
      <w:r w:rsidR="007D476E" w:rsidRPr="00D34636">
        <w:rPr>
          <w:sz w:val="24"/>
          <w:szCs w:val="24"/>
        </w:rPr>
        <w:t xml:space="preserve">es fonctions </w:t>
      </w:r>
      <w:r w:rsidR="00AA0FB4" w:rsidRPr="00D34636">
        <w:rPr>
          <w:sz w:val="24"/>
          <w:szCs w:val="24"/>
        </w:rPr>
        <w:t xml:space="preserve">qui lui permettent </w:t>
      </w:r>
      <w:r w:rsidR="00AA131F" w:rsidRPr="00D34636">
        <w:rPr>
          <w:sz w:val="24"/>
          <w:szCs w:val="24"/>
        </w:rPr>
        <w:t>d’interagir avec le</w:t>
      </w:r>
      <w:r w:rsidR="00AA0FB4" w:rsidRPr="00D34636">
        <w:rPr>
          <w:sz w:val="24"/>
          <w:szCs w:val="24"/>
        </w:rPr>
        <w:t xml:space="preserve"> </w:t>
      </w:r>
      <w:r w:rsidR="00440814">
        <w:rPr>
          <w:sz w:val="24"/>
          <w:szCs w:val="24"/>
        </w:rPr>
        <w:t>back end</w:t>
      </w:r>
    </w:p>
    <w:p w14:paraId="564D247F" w14:textId="09C821F8" w:rsidR="007D476E" w:rsidRDefault="002A2FF7" w:rsidP="002050EF">
      <w:pPr>
        <w:pStyle w:val="Paragraphedeliste"/>
        <w:numPr>
          <w:ilvl w:val="0"/>
          <w:numId w:val="1"/>
        </w:numPr>
        <w:spacing w:after="0"/>
        <w:jc w:val="both"/>
        <w:rPr>
          <w:sz w:val="24"/>
          <w:szCs w:val="24"/>
        </w:rPr>
      </w:pPr>
      <w:r w:rsidRPr="002A2FF7">
        <w:rPr>
          <w:sz w:val="24"/>
          <w:szCs w:val="24"/>
        </w:rPr>
        <w:t xml:space="preserve">Des variables ou </w:t>
      </w:r>
      <w:r w:rsidR="00B505E9" w:rsidRPr="002A2FF7">
        <w:rPr>
          <w:sz w:val="24"/>
          <w:szCs w:val="24"/>
        </w:rPr>
        <w:t>autres éléments propres à React</w:t>
      </w:r>
      <w:r>
        <w:rPr>
          <w:sz w:val="24"/>
          <w:szCs w:val="24"/>
        </w:rPr>
        <w:t>, tels que des useState</w:t>
      </w:r>
      <w:r w:rsidR="005A00DA">
        <w:rPr>
          <w:sz w:val="24"/>
          <w:szCs w:val="24"/>
        </w:rPr>
        <w:t>s</w:t>
      </w:r>
    </w:p>
    <w:p w14:paraId="778EA8E6" w14:textId="7254624B" w:rsidR="00FC051B" w:rsidRDefault="00FC051B" w:rsidP="002050EF">
      <w:pPr>
        <w:spacing w:after="0"/>
        <w:jc w:val="both"/>
        <w:rPr>
          <w:sz w:val="24"/>
          <w:szCs w:val="24"/>
        </w:rPr>
      </w:pPr>
    </w:p>
    <w:p w14:paraId="3B02639C" w14:textId="77777777" w:rsidR="00A3626D" w:rsidRPr="00D34636" w:rsidRDefault="00A3626D" w:rsidP="002050EF">
      <w:pPr>
        <w:pStyle w:val="Corpsdetexte"/>
        <w:jc w:val="both"/>
      </w:pPr>
      <w:r>
        <w:t xml:space="preserve">Ces composants </w:t>
      </w:r>
      <w:r w:rsidRPr="00D34636">
        <w:t xml:space="preserve">sont déclenchés </w:t>
      </w:r>
      <w:r>
        <w:t xml:space="preserve">si les </w:t>
      </w:r>
      <w:r w:rsidRPr="00D34636">
        <w:t>conditions</w:t>
      </w:r>
      <w:r>
        <w:t xml:space="preserve"> sont réunies et</w:t>
      </w:r>
      <w:r w:rsidRPr="00D34636">
        <w:t xml:space="preserve"> peuvent s’appeler les uns les autres</w:t>
      </w:r>
      <w:r>
        <w:t xml:space="preserve">. On parle alors de </w:t>
      </w:r>
      <w:r w:rsidRPr="00D34636">
        <w:t xml:space="preserve">parents </w:t>
      </w:r>
      <w:r>
        <w:t>et d’</w:t>
      </w:r>
      <w:r w:rsidRPr="00D34636">
        <w:t>enfants</w:t>
      </w:r>
      <w:r>
        <w:t>.</w:t>
      </w:r>
    </w:p>
    <w:p w14:paraId="4A2B2017" w14:textId="30EEEBEB" w:rsidR="002A2FF7" w:rsidRPr="002A2FF7" w:rsidRDefault="002A2FF7" w:rsidP="002050EF">
      <w:pPr>
        <w:pStyle w:val="Titre4"/>
        <w:jc w:val="both"/>
        <w:rPr>
          <w:u w:val="single"/>
        </w:rPr>
      </w:pPr>
      <w:bookmarkStart w:id="35" w:name="_Toc126601320"/>
      <w:r>
        <w:rPr>
          <w:u w:val="single"/>
        </w:rPr>
        <w:t>UseState</w:t>
      </w:r>
      <w:r w:rsidR="00EE3648" w:rsidRPr="00EE3648">
        <w:t xml:space="preserve"> </w:t>
      </w:r>
      <w:r w:rsidR="00EE3648">
        <w:t>ou</w:t>
      </w:r>
      <w:r w:rsidR="00EE3648" w:rsidRPr="00EE3648">
        <w:t xml:space="preserve"> variable d’état</w:t>
      </w:r>
      <w:bookmarkEnd w:id="35"/>
    </w:p>
    <w:p w14:paraId="513DDB9F" w14:textId="77777777" w:rsidR="000753DB" w:rsidRDefault="00DC73B3" w:rsidP="002050EF">
      <w:pPr>
        <w:pStyle w:val="Corpsdetexte"/>
        <w:jc w:val="both"/>
      </w:pPr>
      <w:r>
        <w:t>E</w:t>
      </w:r>
      <w:r w:rsidR="002A2FF7">
        <w:t xml:space="preserve">lément </w:t>
      </w:r>
      <w:r>
        <w:t xml:space="preserve">React </w:t>
      </w:r>
      <w:r w:rsidR="00EB4423">
        <w:t>composé</w:t>
      </w:r>
      <w:r w:rsidR="002A2FF7">
        <w:t xml:space="preserve"> </w:t>
      </w:r>
      <w:r w:rsidR="00EB4423">
        <w:t>d’une</w:t>
      </w:r>
      <w:r w:rsidR="002A2FF7">
        <w:t xml:space="preserve"> variable</w:t>
      </w:r>
      <w:r w:rsidR="00EB4423">
        <w:rPr>
          <w:rStyle w:val="Appelnotedebasdep"/>
          <w:sz w:val="24"/>
          <w:szCs w:val="24"/>
        </w:rPr>
        <w:footnoteReference w:id="9"/>
      </w:r>
      <w:r w:rsidR="003A47C0">
        <w:t xml:space="preserve"> (l’état) </w:t>
      </w:r>
      <w:r w:rsidR="002A2FF7">
        <w:t xml:space="preserve">et </w:t>
      </w:r>
      <w:r w:rsidR="003A47C0">
        <w:t xml:space="preserve">d’une </w:t>
      </w:r>
      <w:r w:rsidR="002A2FF7">
        <w:t>fonction</w:t>
      </w:r>
      <w:r w:rsidR="003A47C0">
        <w:t xml:space="preserve"> (pour la mise à jour de l’état)</w:t>
      </w:r>
      <w:r w:rsidR="002A2FF7">
        <w:t>. Il</w:t>
      </w:r>
      <w:r w:rsidR="00230C65">
        <w:t xml:space="preserve"> a</w:t>
      </w:r>
      <w:r w:rsidR="002A2FF7" w:rsidRPr="00D34636">
        <w:t xml:space="preserve"> la particularité d’être transmissible</w:t>
      </w:r>
      <w:r w:rsidR="002A2FF7">
        <w:t>s</w:t>
      </w:r>
      <w:r w:rsidR="002A2FF7" w:rsidRPr="00D34636">
        <w:t xml:space="preserve"> d’un composant parent à un composant enfant, et </w:t>
      </w:r>
      <w:r w:rsidR="00230C65">
        <w:t>sa</w:t>
      </w:r>
      <w:r w:rsidR="002A2FF7" w:rsidRPr="00D34636">
        <w:t xml:space="preserve"> valeur </w:t>
      </w:r>
      <w:r w:rsidR="002A2FF7">
        <w:t xml:space="preserve">peut être </w:t>
      </w:r>
      <w:r w:rsidR="002A2FF7" w:rsidRPr="00D34636">
        <w:t xml:space="preserve">mise </w:t>
      </w:r>
      <w:r w:rsidR="002A2FF7">
        <w:t xml:space="preserve">à jour </w:t>
      </w:r>
      <w:r w:rsidR="002A2FF7" w:rsidRPr="00D34636">
        <w:t>par un enfant.</w:t>
      </w:r>
    </w:p>
    <w:p w14:paraId="3CC9AC90" w14:textId="77777777" w:rsidR="000753DB" w:rsidRDefault="002A2FF7" w:rsidP="002050EF">
      <w:pPr>
        <w:pStyle w:val="Corpsdetexte"/>
        <w:jc w:val="both"/>
      </w:pPr>
      <w:r w:rsidRPr="00D34636">
        <w:lastRenderedPageBreak/>
        <w:t xml:space="preserve">Quand un useState est mis à </w:t>
      </w:r>
      <w:r>
        <w:t>jour</w:t>
      </w:r>
      <w:r w:rsidRPr="00D34636">
        <w:t>, le compo</w:t>
      </w:r>
      <w:r>
        <w:t>sant</w:t>
      </w:r>
      <w:r w:rsidRPr="00D34636">
        <w:t xml:space="preserve"> parent dans lequel il a été déclaré est recalculé.</w:t>
      </w:r>
      <w:r w:rsidR="00875643">
        <w:t xml:space="preserve"> </w:t>
      </w:r>
      <w:r w:rsidR="00EE3648">
        <w:t xml:space="preserve">L’état </w:t>
      </w:r>
      <w:r w:rsidR="00230C65">
        <w:t>du</w:t>
      </w:r>
      <w:r w:rsidR="00EE3648">
        <w:t xml:space="preserve"> useState est préservé tant que le composant e</w:t>
      </w:r>
      <w:r w:rsidR="00230C65">
        <w:t>st actif</w:t>
      </w:r>
      <w:r w:rsidR="00EE3648">
        <w:rPr>
          <w:rStyle w:val="Appelnotedebasdep"/>
          <w:sz w:val="24"/>
          <w:szCs w:val="24"/>
        </w:rPr>
        <w:footnoteReference w:id="10"/>
      </w:r>
      <w:r w:rsidR="00EE3648">
        <w:t>.</w:t>
      </w:r>
    </w:p>
    <w:p w14:paraId="3AE766BF" w14:textId="58BAAF9D" w:rsidR="002A2FF7" w:rsidRDefault="002A2FF7" w:rsidP="002050EF">
      <w:pPr>
        <w:pStyle w:val="Corpsdetexte"/>
        <w:jc w:val="both"/>
      </w:pPr>
      <w:r>
        <w:t xml:space="preserve">Lors de l’appel à un enfant, le parent lui transmet des attributs (qui peuvent ou non être des useStates). L’ensemble de ces attributs est récupéré par l’enfant dans un seul objet </w:t>
      </w:r>
      <w:r w:rsidR="00C26DDA">
        <w:t>«</w:t>
      </w:r>
      <w:r>
        <w:t>props</w:t>
      </w:r>
      <w:r w:rsidR="00C26DDA">
        <w:t>»</w:t>
      </w:r>
      <w:r>
        <w:t>.</w:t>
      </w:r>
    </w:p>
    <w:p w14:paraId="30C6409D" w14:textId="1F45D946" w:rsidR="0055156A" w:rsidRPr="0055156A" w:rsidRDefault="00EE3648" w:rsidP="002050EF">
      <w:pPr>
        <w:pStyle w:val="lgende"/>
      </w:pPr>
      <w:r w:rsidRPr="0055156A">
        <w:t>App.js – composant principal</w:t>
      </w:r>
    </w:p>
    <w:p w14:paraId="283E3342" w14:textId="2B8B083E" w:rsidR="00054EA7" w:rsidRPr="00771D67" w:rsidRDefault="000753DB" w:rsidP="002050EF">
      <w:pPr>
        <w:pStyle w:val="Paragraphedeliste"/>
        <w:numPr>
          <w:ilvl w:val="0"/>
          <w:numId w:val="23"/>
        </w:numPr>
        <w:spacing w:after="0"/>
        <w:jc w:val="both"/>
        <w:rPr>
          <w:sz w:val="18"/>
          <w:szCs w:val="18"/>
        </w:rPr>
      </w:pPr>
      <w:r>
        <w:rPr>
          <w:noProof/>
        </w:rPr>
        <w:drawing>
          <wp:anchor distT="0" distB="0" distL="114300" distR="114300" simplePos="0" relativeHeight="251717632" behindDoc="1" locked="0" layoutInCell="1" allowOverlap="1" wp14:anchorId="1F106FA1" wp14:editId="1E0A74FB">
            <wp:simplePos x="0" y="0"/>
            <wp:positionH relativeFrom="column">
              <wp:posOffset>0</wp:posOffset>
            </wp:positionH>
            <wp:positionV relativeFrom="paragraph">
              <wp:posOffset>148590</wp:posOffset>
            </wp:positionV>
            <wp:extent cx="3571240" cy="1266190"/>
            <wp:effectExtent l="0" t="0" r="0" b="0"/>
            <wp:wrapTight wrapText="bothSides">
              <wp:wrapPolygon edited="0">
                <wp:start x="0" y="0"/>
                <wp:lineTo x="0" y="21123"/>
                <wp:lineTo x="21431" y="21123"/>
                <wp:lineTo x="21431" y="0"/>
                <wp:lineTo x="0" y="0"/>
              </wp:wrapPolygon>
            </wp:wrapTight>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1240" cy="1266190"/>
                    </a:xfrm>
                    <a:prstGeom prst="rect">
                      <a:avLst/>
                    </a:prstGeom>
                  </pic:spPr>
                </pic:pic>
              </a:graphicData>
            </a:graphic>
            <wp14:sizeRelH relativeFrom="margin">
              <wp14:pctWidth>0</wp14:pctWidth>
            </wp14:sizeRelH>
            <wp14:sizeRelV relativeFrom="margin">
              <wp14:pctHeight>0</wp14:pctHeight>
            </wp14:sizeRelV>
          </wp:anchor>
        </w:drawing>
      </w:r>
      <w:r w:rsidR="00054EA7" w:rsidRPr="00771D67">
        <w:rPr>
          <w:sz w:val="18"/>
          <w:szCs w:val="18"/>
        </w:rPr>
        <w:t xml:space="preserve">Import : librairie React et bootstrap, fichier .css et </w:t>
      </w:r>
      <w:r w:rsidR="00855E59">
        <w:rPr>
          <w:sz w:val="18"/>
          <w:szCs w:val="18"/>
        </w:rPr>
        <w:t xml:space="preserve">extrait </w:t>
      </w:r>
      <w:r w:rsidR="00054EA7" w:rsidRPr="00771D67">
        <w:rPr>
          <w:sz w:val="18"/>
          <w:szCs w:val="18"/>
        </w:rPr>
        <w:t>des composants enfants appelés par App.js</w:t>
      </w:r>
    </w:p>
    <w:p w14:paraId="13418574" w14:textId="77777777" w:rsidR="000753DB" w:rsidRDefault="000753DB" w:rsidP="002050EF">
      <w:pPr>
        <w:spacing w:after="0"/>
        <w:contextualSpacing/>
        <w:jc w:val="both"/>
        <w:rPr>
          <w:noProof/>
        </w:rPr>
      </w:pPr>
    </w:p>
    <w:p w14:paraId="3422C063" w14:textId="77777777" w:rsidR="000753DB" w:rsidRDefault="000753DB" w:rsidP="002050EF">
      <w:pPr>
        <w:spacing w:after="0"/>
        <w:contextualSpacing/>
        <w:jc w:val="both"/>
        <w:rPr>
          <w:noProof/>
        </w:rPr>
      </w:pPr>
    </w:p>
    <w:p w14:paraId="5510A150" w14:textId="77777777" w:rsidR="000753DB" w:rsidRDefault="000753DB" w:rsidP="002050EF">
      <w:pPr>
        <w:spacing w:after="0"/>
        <w:contextualSpacing/>
        <w:jc w:val="both"/>
        <w:rPr>
          <w:noProof/>
        </w:rPr>
      </w:pPr>
    </w:p>
    <w:p w14:paraId="4B1FF565" w14:textId="77777777" w:rsidR="000753DB" w:rsidRDefault="000753DB" w:rsidP="002050EF">
      <w:pPr>
        <w:spacing w:after="0"/>
        <w:contextualSpacing/>
        <w:jc w:val="both"/>
        <w:rPr>
          <w:noProof/>
        </w:rPr>
      </w:pPr>
    </w:p>
    <w:p w14:paraId="077F0DD7" w14:textId="77777777" w:rsidR="000753DB" w:rsidRDefault="000753DB" w:rsidP="002050EF">
      <w:pPr>
        <w:spacing w:after="0"/>
        <w:contextualSpacing/>
        <w:jc w:val="both"/>
        <w:rPr>
          <w:noProof/>
        </w:rPr>
      </w:pPr>
    </w:p>
    <w:p w14:paraId="55E5AC9F" w14:textId="77777777" w:rsidR="000753DB" w:rsidRDefault="000753DB" w:rsidP="002050EF">
      <w:pPr>
        <w:spacing w:after="0"/>
        <w:contextualSpacing/>
        <w:jc w:val="both"/>
        <w:rPr>
          <w:noProof/>
        </w:rPr>
      </w:pPr>
    </w:p>
    <w:p w14:paraId="3ED0057E" w14:textId="77777777" w:rsidR="000753DB" w:rsidRDefault="000753DB" w:rsidP="002050EF">
      <w:pPr>
        <w:spacing w:after="0"/>
        <w:contextualSpacing/>
        <w:jc w:val="both"/>
        <w:rPr>
          <w:noProof/>
        </w:rPr>
      </w:pPr>
    </w:p>
    <w:p w14:paraId="04AD20D3" w14:textId="476E58EB" w:rsidR="00855E59" w:rsidRDefault="00855E59" w:rsidP="002050EF">
      <w:pPr>
        <w:spacing w:after="0"/>
        <w:contextualSpacing/>
        <w:jc w:val="both"/>
        <w:rPr>
          <w:sz w:val="18"/>
          <w:szCs w:val="18"/>
        </w:rPr>
      </w:pPr>
    </w:p>
    <w:p w14:paraId="1F388DF0" w14:textId="1F061474" w:rsidR="00054EA7" w:rsidRPr="00771D67" w:rsidRDefault="00054EA7" w:rsidP="002050EF">
      <w:pPr>
        <w:pStyle w:val="Paragraphedeliste"/>
        <w:numPr>
          <w:ilvl w:val="0"/>
          <w:numId w:val="23"/>
        </w:numPr>
        <w:spacing w:after="0"/>
        <w:jc w:val="both"/>
        <w:rPr>
          <w:sz w:val="18"/>
          <w:szCs w:val="18"/>
        </w:rPr>
      </w:pPr>
      <w:r w:rsidRPr="00771D67">
        <w:rPr>
          <w:sz w:val="18"/>
          <w:szCs w:val="18"/>
        </w:rPr>
        <w:t xml:space="preserve">Déclaration du useState. Pour des raisons pratiques j’ai créé un seul useState varGlob, de type objet, contenant les éléments </w:t>
      </w:r>
      <w:r w:rsidR="00230C65">
        <w:rPr>
          <w:sz w:val="18"/>
          <w:szCs w:val="18"/>
        </w:rPr>
        <w:t>conditionnant</w:t>
      </w:r>
      <w:r w:rsidRPr="00771D67">
        <w:rPr>
          <w:sz w:val="18"/>
          <w:szCs w:val="18"/>
        </w:rPr>
        <w:t xml:space="preserve"> l’appel aux composants enfants et donc susceptibles d’être mis à jour par ces enfants.</w:t>
      </w:r>
    </w:p>
    <w:p w14:paraId="1439B9F9" w14:textId="2BC3E638" w:rsidR="00EE3648" w:rsidRDefault="0055156A" w:rsidP="002050EF">
      <w:pPr>
        <w:spacing w:after="0"/>
        <w:contextualSpacing/>
        <w:jc w:val="both"/>
        <w:rPr>
          <w:sz w:val="18"/>
          <w:szCs w:val="18"/>
        </w:rPr>
      </w:pPr>
      <w:r>
        <w:rPr>
          <w:noProof/>
        </w:rPr>
        <w:drawing>
          <wp:inline distT="0" distB="0" distL="0" distR="0" wp14:anchorId="06856991" wp14:editId="5A65BFCD">
            <wp:extent cx="5784112" cy="1453488"/>
            <wp:effectExtent l="0" t="0" r="6985" b="444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5"/>
                    <a:stretch>
                      <a:fillRect/>
                    </a:stretch>
                  </pic:blipFill>
                  <pic:spPr>
                    <a:xfrm>
                      <a:off x="0" y="0"/>
                      <a:ext cx="5784112" cy="1453488"/>
                    </a:xfrm>
                    <a:prstGeom prst="rect">
                      <a:avLst/>
                    </a:prstGeom>
                  </pic:spPr>
                </pic:pic>
              </a:graphicData>
            </a:graphic>
          </wp:inline>
        </w:drawing>
      </w:r>
    </w:p>
    <w:p w14:paraId="01BD7E27" w14:textId="28D99548" w:rsidR="00771D67" w:rsidRDefault="00771D67" w:rsidP="002050EF">
      <w:pPr>
        <w:spacing w:after="0"/>
        <w:contextualSpacing/>
        <w:jc w:val="both"/>
        <w:rPr>
          <w:sz w:val="18"/>
          <w:szCs w:val="18"/>
        </w:rPr>
      </w:pPr>
    </w:p>
    <w:p w14:paraId="69A04D21" w14:textId="73F4FA14" w:rsidR="00771D67" w:rsidRPr="00771D67" w:rsidRDefault="00771D67" w:rsidP="002050EF">
      <w:pPr>
        <w:pStyle w:val="Paragraphedeliste"/>
        <w:numPr>
          <w:ilvl w:val="0"/>
          <w:numId w:val="23"/>
        </w:numPr>
        <w:spacing w:after="0"/>
        <w:jc w:val="both"/>
        <w:rPr>
          <w:sz w:val="18"/>
          <w:szCs w:val="18"/>
        </w:rPr>
      </w:pPr>
      <w:r w:rsidRPr="00771D67">
        <w:rPr>
          <w:sz w:val="18"/>
          <w:szCs w:val="18"/>
        </w:rPr>
        <w:t>Retour du code http : lancement de 2 composants à la fois</w:t>
      </w:r>
    </w:p>
    <w:p w14:paraId="45BBCB59" w14:textId="70B5B8A4" w:rsidR="00771D67" w:rsidRDefault="00C26DDA" w:rsidP="002050EF">
      <w:pPr>
        <w:pStyle w:val="Paragraphedeliste"/>
        <w:numPr>
          <w:ilvl w:val="0"/>
          <w:numId w:val="3"/>
        </w:numPr>
        <w:spacing w:after="0"/>
        <w:jc w:val="both"/>
        <w:rPr>
          <w:sz w:val="18"/>
          <w:szCs w:val="18"/>
        </w:rPr>
      </w:pPr>
      <w:r>
        <w:rPr>
          <w:sz w:val="18"/>
          <w:szCs w:val="18"/>
        </w:rPr>
        <w:t>«</w:t>
      </w:r>
      <w:r w:rsidR="00771D67" w:rsidRPr="000D0BFF">
        <w:rPr>
          <w:sz w:val="18"/>
          <w:szCs w:val="18"/>
        </w:rPr>
        <w:t>Ribbon.js</w:t>
      </w:r>
      <w:r>
        <w:rPr>
          <w:sz w:val="18"/>
          <w:szCs w:val="18"/>
        </w:rPr>
        <w:t>»</w:t>
      </w:r>
      <w:r w:rsidR="00771D67" w:rsidRPr="000D0BFF">
        <w:rPr>
          <w:sz w:val="18"/>
          <w:szCs w:val="18"/>
        </w:rPr>
        <w:t xml:space="preserve"> automatiquement</w:t>
      </w:r>
    </w:p>
    <w:p w14:paraId="5074DF6F" w14:textId="77777777" w:rsidR="00771D67" w:rsidRPr="000D0BFF" w:rsidRDefault="00771D67" w:rsidP="002050EF">
      <w:pPr>
        <w:pStyle w:val="Paragraphedeliste"/>
        <w:numPr>
          <w:ilvl w:val="0"/>
          <w:numId w:val="3"/>
        </w:numPr>
        <w:spacing w:after="0"/>
        <w:jc w:val="both"/>
        <w:rPr>
          <w:sz w:val="18"/>
          <w:szCs w:val="18"/>
        </w:rPr>
      </w:pPr>
      <w:r>
        <w:rPr>
          <w:sz w:val="18"/>
          <w:szCs w:val="18"/>
        </w:rPr>
        <w:t>Un autre composant conditionné aux valeurs de varGlob</w:t>
      </w:r>
      <w:r>
        <w:rPr>
          <w:sz w:val="18"/>
          <w:szCs w:val="18"/>
        </w:rPr>
        <w:t>.</w:t>
      </w:r>
    </w:p>
    <w:p w14:paraId="1AF84C60" w14:textId="401BDA3C" w:rsidR="00926FE6" w:rsidRDefault="00771D67" w:rsidP="002050EF">
      <w:pPr>
        <w:pStyle w:val="Corpsdetexte"/>
        <w:jc w:val="both"/>
        <w:rPr>
          <w:sz w:val="24"/>
          <w:szCs w:val="24"/>
        </w:rPr>
      </w:pPr>
      <w:r>
        <w:t>Tous les composants enfants reçoivent en attribut le useState varGlob. Sa mise à jour modifie les conditions de lancement du second composant.</w:t>
      </w:r>
    </w:p>
    <w:p w14:paraId="4560EDCA" w14:textId="3F4C6C75" w:rsidR="0092542C" w:rsidRDefault="00855E59" w:rsidP="002050EF">
      <w:pPr>
        <w:spacing w:after="0"/>
        <w:contextualSpacing/>
        <w:jc w:val="both"/>
        <w:rPr>
          <w:sz w:val="24"/>
          <w:szCs w:val="24"/>
        </w:rPr>
      </w:pPr>
      <w:r>
        <w:rPr>
          <w:noProof/>
        </w:rPr>
        <w:drawing>
          <wp:inline distT="0" distB="0" distL="0" distR="0" wp14:anchorId="14996D95" wp14:editId="2B7D5B2E">
            <wp:extent cx="2156604" cy="2813993"/>
            <wp:effectExtent l="0" t="0" r="0" b="571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85446" cy="2851627"/>
                    </a:xfrm>
                    <a:prstGeom prst="rect">
                      <a:avLst/>
                    </a:prstGeom>
                  </pic:spPr>
                </pic:pic>
              </a:graphicData>
            </a:graphic>
          </wp:inline>
        </w:drawing>
      </w:r>
      <w:r>
        <w:rPr>
          <w:noProof/>
        </w:rPr>
        <w:drawing>
          <wp:inline distT="0" distB="0" distL="0" distR="0" wp14:anchorId="3D91423C" wp14:editId="41D13F74">
            <wp:extent cx="2639683" cy="1966636"/>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3207" cy="1991612"/>
                    </a:xfrm>
                    <a:prstGeom prst="rect">
                      <a:avLst/>
                    </a:prstGeom>
                  </pic:spPr>
                </pic:pic>
              </a:graphicData>
            </a:graphic>
          </wp:inline>
        </w:drawing>
      </w:r>
      <w:r w:rsidR="00C667C6">
        <w:rPr>
          <w:sz w:val="24"/>
          <w:szCs w:val="24"/>
        </w:rPr>
        <w:br w:type="page"/>
      </w:r>
    </w:p>
    <w:p w14:paraId="01DDD7A8" w14:textId="275AC3DE" w:rsidR="00C667C6" w:rsidRPr="0055156A" w:rsidRDefault="00855E59" w:rsidP="002050EF">
      <w:pPr>
        <w:pStyle w:val="Titre4"/>
        <w:jc w:val="both"/>
      </w:pPr>
      <w:bookmarkStart w:id="38" w:name="_Toc126601321"/>
      <w:r>
        <w:lastRenderedPageBreak/>
        <w:t>Dans notre application : m</w:t>
      </w:r>
      <w:r w:rsidR="00C667C6">
        <w:t>ise en pratique</w:t>
      </w:r>
      <w:bookmarkEnd w:id="38"/>
    </w:p>
    <w:tbl>
      <w:tblPr>
        <w:tblStyle w:val="Grilledutableau"/>
        <w:tblW w:w="0" w:type="auto"/>
        <w:tblLook w:val="04A0" w:firstRow="1" w:lastRow="0" w:firstColumn="1" w:lastColumn="0" w:noHBand="0" w:noVBand="1"/>
      </w:tblPr>
      <w:tblGrid>
        <w:gridCol w:w="1760"/>
        <w:gridCol w:w="1900"/>
        <w:gridCol w:w="1382"/>
        <w:gridCol w:w="5414"/>
      </w:tblGrid>
      <w:tr w:rsidR="00BE7379" w:rsidRPr="00771D67" w14:paraId="0CF36733" w14:textId="77777777" w:rsidTr="005B6325">
        <w:tc>
          <w:tcPr>
            <w:tcW w:w="1802" w:type="dxa"/>
          </w:tcPr>
          <w:p w14:paraId="6EBE0A6E" w14:textId="5D2E7118" w:rsidR="00C667C6" w:rsidRPr="00771D67" w:rsidRDefault="00C667C6" w:rsidP="002050EF">
            <w:pPr>
              <w:contextualSpacing/>
              <w:jc w:val="both"/>
              <w:rPr>
                <w:u w:val="single"/>
              </w:rPr>
            </w:pPr>
            <w:r w:rsidRPr="00771D67">
              <w:rPr>
                <w:u w:val="single"/>
              </w:rPr>
              <w:t>Etape</w:t>
            </w:r>
          </w:p>
        </w:tc>
        <w:tc>
          <w:tcPr>
            <w:tcW w:w="1808" w:type="dxa"/>
          </w:tcPr>
          <w:p w14:paraId="0BA3025E" w14:textId="6483DCF4" w:rsidR="00C667C6" w:rsidRPr="00771D67" w:rsidRDefault="00C667C6" w:rsidP="002050EF">
            <w:pPr>
              <w:contextualSpacing/>
              <w:jc w:val="both"/>
              <w:rPr>
                <w:u w:val="single"/>
              </w:rPr>
            </w:pPr>
            <w:r w:rsidRPr="00771D67">
              <w:rPr>
                <w:u w:val="single"/>
              </w:rPr>
              <w:t>varGlob</w:t>
            </w:r>
          </w:p>
        </w:tc>
        <w:tc>
          <w:tcPr>
            <w:tcW w:w="1432" w:type="dxa"/>
          </w:tcPr>
          <w:p w14:paraId="079E92EA" w14:textId="45AAB2D1" w:rsidR="00C667C6" w:rsidRPr="00771D67" w:rsidRDefault="00C667C6" w:rsidP="002050EF">
            <w:pPr>
              <w:contextualSpacing/>
              <w:jc w:val="both"/>
              <w:rPr>
                <w:u w:val="single"/>
              </w:rPr>
            </w:pPr>
            <w:r w:rsidRPr="00771D67">
              <w:rPr>
                <w:u w:val="single"/>
              </w:rPr>
              <w:t>Composants actifs</w:t>
            </w:r>
          </w:p>
        </w:tc>
        <w:tc>
          <w:tcPr>
            <w:tcW w:w="5414" w:type="dxa"/>
          </w:tcPr>
          <w:p w14:paraId="6976C86A" w14:textId="5E076C94" w:rsidR="00C667C6" w:rsidRPr="00771D67" w:rsidRDefault="00C667C6" w:rsidP="002050EF">
            <w:pPr>
              <w:contextualSpacing/>
              <w:jc w:val="both"/>
              <w:rPr>
                <w:u w:val="single"/>
              </w:rPr>
            </w:pPr>
            <w:r w:rsidRPr="00771D67">
              <w:rPr>
                <w:u w:val="single"/>
              </w:rPr>
              <w:t>Visuel</w:t>
            </w:r>
          </w:p>
        </w:tc>
      </w:tr>
      <w:tr w:rsidR="00BE7379" w:rsidRPr="00771D67" w14:paraId="13538FBD" w14:textId="77777777" w:rsidTr="005B6325">
        <w:tc>
          <w:tcPr>
            <w:tcW w:w="1802" w:type="dxa"/>
          </w:tcPr>
          <w:p w14:paraId="70CAB716" w14:textId="00D5ACA0" w:rsidR="00C667C6" w:rsidRPr="00771D67" w:rsidRDefault="00C667C6" w:rsidP="002050EF">
            <w:pPr>
              <w:contextualSpacing/>
              <w:jc w:val="both"/>
              <w:rPr>
                <w:b/>
                <w:bCs/>
              </w:rPr>
            </w:pPr>
            <w:r w:rsidRPr="00771D67">
              <w:rPr>
                <w:b/>
                <w:bCs/>
              </w:rPr>
              <w:t>Démarrage</w:t>
            </w:r>
          </w:p>
        </w:tc>
        <w:tc>
          <w:tcPr>
            <w:tcW w:w="1808" w:type="dxa"/>
          </w:tcPr>
          <w:p w14:paraId="4FFCC0DE" w14:textId="76AE1A08" w:rsidR="00C667C6" w:rsidRPr="00771D67" w:rsidRDefault="001A712D" w:rsidP="002050EF">
            <w:pPr>
              <w:contextualSpacing/>
              <w:jc w:val="both"/>
            </w:pPr>
            <w:r>
              <w:t>screen</w:t>
            </w:r>
            <w:r w:rsidR="00C667C6" w:rsidRPr="00771D67">
              <w:t> : «login»</w:t>
            </w:r>
          </w:p>
          <w:p w14:paraId="41F14938" w14:textId="61DFE7E8" w:rsidR="00C667C6" w:rsidRPr="00771D67" w:rsidRDefault="001A712D" w:rsidP="002050EF">
            <w:pPr>
              <w:contextualSpacing/>
              <w:jc w:val="both"/>
            </w:pPr>
            <w:r>
              <w:t>userName</w:t>
            </w:r>
            <w:r w:rsidR="00C667C6" w:rsidRPr="00771D67">
              <w:t> : «»</w:t>
            </w:r>
          </w:p>
          <w:p w14:paraId="2BDEC399" w14:textId="0886DDE1" w:rsidR="00C667C6" w:rsidRPr="00771D67" w:rsidRDefault="00C667C6" w:rsidP="002050EF">
            <w:pPr>
              <w:contextualSpacing/>
              <w:jc w:val="both"/>
            </w:pPr>
            <w:r w:rsidRPr="00771D67">
              <w:t>profil : «»</w:t>
            </w:r>
          </w:p>
        </w:tc>
        <w:tc>
          <w:tcPr>
            <w:tcW w:w="1432" w:type="dxa"/>
          </w:tcPr>
          <w:p w14:paraId="764F9EAB" w14:textId="77777777" w:rsidR="00C667C6" w:rsidRPr="00771D67" w:rsidRDefault="00C667C6" w:rsidP="002050EF">
            <w:pPr>
              <w:contextualSpacing/>
              <w:jc w:val="both"/>
            </w:pPr>
            <w:r w:rsidRPr="00771D67">
              <w:t>Ribbon.js</w:t>
            </w:r>
          </w:p>
          <w:p w14:paraId="1C02A11F" w14:textId="7A9223B1" w:rsidR="00C667C6" w:rsidRPr="00771D67" w:rsidRDefault="00C667C6" w:rsidP="002050EF">
            <w:pPr>
              <w:contextualSpacing/>
              <w:jc w:val="both"/>
            </w:pPr>
            <w:r w:rsidRPr="00771D67">
              <w:t>Login.js</w:t>
            </w:r>
            <w:r w:rsidR="00771D67">
              <w:rPr>
                <w:rStyle w:val="Appelnotedebasdep"/>
              </w:rPr>
              <w:footnoteReference w:id="11"/>
            </w:r>
          </w:p>
        </w:tc>
        <w:tc>
          <w:tcPr>
            <w:tcW w:w="5414" w:type="dxa"/>
          </w:tcPr>
          <w:p w14:paraId="2BEBE241" w14:textId="16B68386" w:rsidR="00C667C6" w:rsidRPr="00771D67" w:rsidRDefault="005B6325" w:rsidP="002050EF">
            <w:pPr>
              <w:contextualSpacing/>
              <w:jc w:val="both"/>
            </w:pPr>
            <w:r w:rsidRPr="00771D67">
              <w:rPr>
                <w:noProof/>
              </w:rPr>
              <w:drawing>
                <wp:inline distT="0" distB="0" distL="0" distR="0" wp14:anchorId="34F22AE1" wp14:editId="2E3101B6">
                  <wp:extent cx="3300989" cy="1877033"/>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6799" cy="1886023"/>
                          </a:xfrm>
                          <a:prstGeom prst="rect">
                            <a:avLst/>
                          </a:prstGeom>
                        </pic:spPr>
                      </pic:pic>
                    </a:graphicData>
                  </a:graphic>
                </wp:inline>
              </w:drawing>
            </w:r>
          </w:p>
        </w:tc>
      </w:tr>
      <w:tr w:rsidR="001B24A3" w:rsidRPr="00771D67" w14:paraId="46C69B59" w14:textId="77777777" w:rsidTr="00B03CAD">
        <w:tc>
          <w:tcPr>
            <w:tcW w:w="10456" w:type="dxa"/>
            <w:gridSpan w:val="4"/>
          </w:tcPr>
          <w:p w14:paraId="79B9D96E" w14:textId="7AE3AC81" w:rsidR="001B24A3" w:rsidRPr="00771D67" w:rsidRDefault="001B24A3" w:rsidP="002050EF">
            <w:pPr>
              <w:contextualSpacing/>
              <w:jc w:val="both"/>
            </w:pPr>
            <w:r w:rsidRPr="00771D67">
              <w:t>varGlob.</w:t>
            </w:r>
            <w:r w:rsidR="001A712D">
              <w:t>screen</w:t>
            </w:r>
            <w:r w:rsidRPr="00771D67">
              <w:t xml:space="preserve"> est initialisé : </w:t>
            </w:r>
            <w:r w:rsidR="00C26DDA">
              <w:t>«</w:t>
            </w:r>
            <w:r w:rsidRPr="00771D67">
              <w:t>login</w:t>
            </w:r>
            <w:r w:rsidR="00C26DDA">
              <w:t>»</w:t>
            </w:r>
            <w:r w:rsidRPr="00771D67">
              <w:t>.</w:t>
            </w:r>
          </w:p>
          <w:p w14:paraId="030DE2E8" w14:textId="6C85454C" w:rsidR="00771D67" w:rsidRPr="00771D67" w:rsidRDefault="001B24A3" w:rsidP="002050EF">
            <w:pPr>
              <w:contextualSpacing/>
              <w:jc w:val="both"/>
            </w:pPr>
            <w:r w:rsidRPr="00771D67">
              <w:t>Déclenchement d</w:t>
            </w:r>
            <w:r w:rsidR="00CD2A85" w:rsidRPr="00771D67">
              <w:t>es</w:t>
            </w:r>
            <w:r w:rsidRPr="00771D67">
              <w:t xml:space="preserve"> composant</w:t>
            </w:r>
            <w:r w:rsidR="00CD2A85" w:rsidRPr="00771D67">
              <w:t>s</w:t>
            </w:r>
            <w:r w:rsidRPr="00771D67">
              <w:t xml:space="preserve"> </w:t>
            </w:r>
            <w:r w:rsidR="00CD2A85" w:rsidRPr="00771D67">
              <w:t xml:space="preserve">Ribbon et </w:t>
            </w:r>
            <w:r w:rsidRPr="00771D67">
              <w:t>Login.</w:t>
            </w:r>
          </w:p>
        </w:tc>
      </w:tr>
      <w:tr w:rsidR="00BE7379" w:rsidRPr="00771D67" w14:paraId="053ED193" w14:textId="77777777" w:rsidTr="00041A5C">
        <w:trPr>
          <w:trHeight w:val="2325"/>
        </w:trPr>
        <w:tc>
          <w:tcPr>
            <w:tcW w:w="1802" w:type="dxa"/>
          </w:tcPr>
          <w:p w14:paraId="07BDFB03" w14:textId="040431F0" w:rsidR="00C667C6" w:rsidRPr="00771D67" w:rsidRDefault="00C667C6" w:rsidP="002050EF">
            <w:pPr>
              <w:contextualSpacing/>
              <w:jc w:val="both"/>
              <w:rPr>
                <w:b/>
                <w:bCs/>
              </w:rPr>
            </w:pPr>
            <w:r w:rsidRPr="00771D67">
              <w:rPr>
                <w:b/>
                <w:bCs/>
              </w:rPr>
              <w:t>Authentification réussie</w:t>
            </w:r>
          </w:p>
        </w:tc>
        <w:tc>
          <w:tcPr>
            <w:tcW w:w="1808" w:type="dxa"/>
          </w:tcPr>
          <w:p w14:paraId="34F7C312" w14:textId="38DDE3FC" w:rsidR="00C667C6" w:rsidRPr="00771D67" w:rsidRDefault="001A712D" w:rsidP="002050EF">
            <w:pPr>
              <w:contextualSpacing/>
              <w:jc w:val="both"/>
            </w:pPr>
            <w:r>
              <w:t>screen</w:t>
            </w:r>
            <w:r w:rsidR="00C667C6" w:rsidRPr="00771D67">
              <w:t>: «Menu»</w:t>
            </w:r>
          </w:p>
          <w:p w14:paraId="20035033" w14:textId="655EAF91" w:rsidR="00C667C6" w:rsidRPr="00771D67" w:rsidRDefault="001A712D" w:rsidP="002050EF">
            <w:pPr>
              <w:contextualSpacing/>
              <w:jc w:val="both"/>
            </w:pPr>
            <w:r>
              <w:t>userName</w:t>
            </w:r>
            <w:r w:rsidR="00C667C6" w:rsidRPr="00771D67">
              <w:t> : «toto»</w:t>
            </w:r>
          </w:p>
          <w:p w14:paraId="1E536228" w14:textId="5E9CE4EA" w:rsidR="00C667C6" w:rsidRPr="00771D67" w:rsidRDefault="00C667C6" w:rsidP="002050EF">
            <w:pPr>
              <w:contextualSpacing/>
              <w:jc w:val="both"/>
            </w:pPr>
            <w:r w:rsidRPr="00771D67">
              <w:t>profil : «usager»</w:t>
            </w:r>
          </w:p>
        </w:tc>
        <w:tc>
          <w:tcPr>
            <w:tcW w:w="1432" w:type="dxa"/>
          </w:tcPr>
          <w:p w14:paraId="5517F163" w14:textId="77777777" w:rsidR="00C667C6" w:rsidRPr="00771D67" w:rsidRDefault="00C667C6" w:rsidP="002050EF">
            <w:pPr>
              <w:contextualSpacing/>
              <w:jc w:val="both"/>
            </w:pPr>
            <w:r w:rsidRPr="00771D67">
              <w:t>Ribbon.js</w:t>
            </w:r>
          </w:p>
          <w:p w14:paraId="7FE9579E" w14:textId="6999FB43" w:rsidR="00C667C6" w:rsidRPr="00771D67" w:rsidRDefault="00C667C6" w:rsidP="002050EF">
            <w:pPr>
              <w:contextualSpacing/>
              <w:jc w:val="both"/>
            </w:pPr>
            <w:r w:rsidRPr="00771D67">
              <w:t>Menu.js</w:t>
            </w:r>
            <w:r w:rsidR="00041A5C" w:rsidRPr="00771D67">
              <w:rPr>
                <w:rStyle w:val="Appelnotedebasdep"/>
              </w:rPr>
              <w:footnoteReference w:id="12"/>
            </w:r>
          </w:p>
        </w:tc>
        <w:tc>
          <w:tcPr>
            <w:tcW w:w="5414" w:type="dxa"/>
          </w:tcPr>
          <w:p w14:paraId="35D3465B" w14:textId="08C328A0" w:rsidR="00C667C6" w:rsidRPr="00771D67" w:rsidRDefault="00BE7379" w:rsidP="002050EF">
            <w:pPr>
              <w:contextualSpacing/>
              <w:jc w:val="both"/>
            </w:pPr>
            <w:r w:rsidRPr="00771D67">
              <w:rPr>
                <w:noProof/>
              </w:rPr>
              <w:drawing>
                <wp:inline distT="0" distB="0" distL="0" distR="0" wp14:anchorId="40BB0AC3" wp14:editId="04543F50">
                  <wp:extent cx="3278505" cy="1108953"/>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2551" cy="1127234"/>
                          </a:xfrm>
                          <a:prstGeom prst="rect">
                            <a:avLst/>
                          </a:prstGeom>
                        </pic:spPr>
                      </pic:pic>
                    </a:graphicData>
                  </a:graphic>
                </wp:inline>
              </w:drawing>
            </w:r>
          </w:p>
        </w:tc>
      </w:tr>
      <w:tr w:rsidR="001B24A3" w:rsidRPr="00771D67" w14:paraId="1FD67A0A" w14:textId="77777777" w:rsidTr="00771D67">
        <w:trPr>
          <w:trHeight w:val="582"/>
        </w:trPr>
        <w:tc>
          <w:tcPr>
            <w:tcW w:w="10456" w:type="dxa"/>
            <w:gridSpan w:val="4"/>
          </w:tcPr>
          <w:p w14:paraId="78DE8C87" w14:textId="27B77BAF" w:rsidR="001B24A3" w:rsidRPr="00771D67" w:rsidRDefault="001B24A3" w:rsidP="002050EF">
            <w:pPr>
              <w:contextualSpacing/>
              <w:jc w:val="both"/>
            </w:pPr>
            <w:r w:rsidRPr="00771D67">
              <w:t>varGlobal.</w:t>
            </w:r>
            <w:r w:rsidR="001A712D">
              <w:t xml:space="preserve"> </w:t>
            </w:r>
            <w:r w:rsidR="001A712D">
              <w:t>screen</w:t>
            </w:r>
            <w:r w:rsidR="001A712D" w:rsidRPr="00771D67">
              <w:t xml:space="preserve"> </w:t>
            </w:r>
            <w:r w:rsidRPr="00771D67">
              <w:t xml:space="preserve">est mis à jour : </w:t>
            </w:r>
            <w:r w:rsidR="00C26DDA">
              <w:t>«</w:t>
            </w:r>
            <w:r w:rsidRPr="00771D67">
              <w:t>Menu</w:t>
            </w:r>
            <w:r w:rsidR="00C26DDA">
              <w:t>»</w:t>
            </w:r>
            <w:r w:rsidRPr="00771D67">
              <w:t>.</w:t>
            </w:r>
          </w:p>
          <w:p w14:paraId="0F82968E" w14:textId="68D5FED1" w:rsidR="001B24A3" w:rsidRPr="00771D67" w:rsidRDefault="00CD2A85" w:rsidP="002050EF">
            <w:pPr>
              <w:contextualSpacing/>
              <w:jc w:val="both"/>
            </w:pPr>
            <w:r w:rsidRPr="00771D67">
              <w:t>Déclenchement des composants</w:t>
            </w:r>
            <w:r w:rsidR="00771D67">
              <w:t xml:space="preserve"> </w:t>
            </w:r>
            <w:r w:rsidR="00771D67" w:rsidRPr="00771D67">
              <w:t>Ribbon</w:t>
            </w:r>
            <w:r w:rsidRPr="00771D67">
              <w:t xml:space="preserve"> et </w:t>
            </w:r>
            <w:r w:rsidR="001B24A3" w:rsidRPr="00771D67">
              <w:t>Menu</w:t>
            </w:r>
            <w:r w:rsidR="00771D67">
              <w:t>, à la place de Login.</w:t>
            </w:r>
          </w:p>
        </w:tc>
      </w:tr>
    </w:tbl>
    <w:p w14:paraId="4AF82D3E" w14:textId="177322A9" w:rsidR="00507548" w:rsidRDefault="00507548" w:rsidP="002050EF">
      <w:pPr>
        <w:spacing w:after="0"/>
        <w:contextualSpacing/>
        <w:jc w:val="both"/>
        <w:rPr>
          <w:sz w:val="24"/>
          <w:szCs w:val="24"/>
        </w:rPr>
      </w:pPr>
    </w:p>
    <w:p w14:paraId="37057900" w14:textId="4518F2B6" w:rsidR="00CD2A85" w:rsidRPr="00D34636" w:rsidRDefault="00CD2A85" w:rsidP="002050EF">
      <w:pPr>
        <w:pStyle w:val="Corpsdetexte"/>
        <w:jc w:val="both"/>
      </w:pPr>
      <w:r>
        <w:t>La sélection d’un bouton met de nouveau à jour varGlobal.</w:t>
      </w:r>
      <w:r w:rsidR="001A712D">
        <w:t>screen</w:t>
      </w:r>
      <w:r w:rsidR="00836E96">
        <w:t>.</w:t>
      </w:r>
    </w:p>
    <w:p w14:paraId="67CC126A" w14:textId="1AEB6A9D" w:rsidR="000F4B9E" w:rsidRDefault="000F4B9E" w:rsidP="002050EF">
      <w:pPr>
        <w:spacing w:after="0"/>
        <w:contextualSpacing/>
        <w:jc w:val="both"/>
        <w:rPr>
          <w:sz w:val="24"/>
          <w:szCs w:val="24"/>
        </w:rPr>
      </w:pPr>
    </w:p>
    <w:p w14:paraId="2AF0908C" w14:textId="77777777" w:rsidR="000F4B9E" w:rsidRDefault="000F4B9E" w:rsidP="002050EF">
      <w:pPr>
        <w:jc w:val="both"/>
        <w:rPr>
          <w:sz w:val="24"/>
          <w:szCs w:val="24"/>
        </w:rPr>
      </w:pPr>
      <w:r>
        <w:rPr>
          <w:sz w:val="24"/>
          <w:szCs w:val="24"/>
        </w:rPr>
        <w:br w:type="page"/>
      </w:r>
    </w:p>
    <w:p w14:paraId="1D973823" w14:textId="56EF7C37" w:rsidR="000D0BFF" w:rsidRPr="00BD5116" w:rsidRDefault="00041A5C" w:rsidP="002050EF">
      <w:pPr>
        <w:pStyle w:val="Titre2"/>
        <w:jc w:val="both"/>
      </w:pPr>
      <w:bookmarkStart w:id="40" w:name="_Toc123817769"/>
      <w:bookmarkStart w:id="41" w:name="_Toc126601322"/>
      <w:r>
        <w:lastRenderedPageBreak/>
        <w:t xml:space="preserve">Back </w:t>
      </w:r>
      <w:r w:rsidRPr="00041A5C">
        <w:t>End</w:t>
      </w:r>
      <w:r w:rsidR="00BD5116">
        <w:t xml:space="preserve"> – structure à couches</w:t>
      </w:r>
      <w:bookmarkEnd w:id="40"/>
      <w:bookmarkEnd w:id="41"/>
    </w:p>
    <w:p w14:paraId="4D9A42BE" w14:textId="5DCBE5BB" w:rsidR="00FC051B" w:rsidRDefault="00FC051B" w:rsidP="002050EF">
      <w:pPr>
        <w:pStyle w:val="Corpsdetexte"/>
        <w:jc w:val="both"/>
      </w:pPr>
      <w:r w:rsidRPr="00D34636">
        <w:t>Le back est un serveur NodeJS, contrôlé par la librairie Express.</w:t>
      </w:r>
      <w:r w:rsidR="006417DC">
        <w:t xml:space="preserve"> </w:t>
      </w:r>
      <w:r>
        <w:t>Il est conçu avec une structure à couche</w:t>
      </w:r>
      <w:r w:rsidR="00230C65">
        <w:t>s</w:t>
      </w:r>
      <w:r>
        <w:t>, chacune ayant son propre rôle</w:t>
      </w:r>
      <w:r w:rsidR="005D7C8D">
        <w:t xml:space="preserve"> </w:t>
      </w:r>
      <w:r w:rsidR="005D7C8D" w:rsidRPr="00D34636">
        <w:t>dans l’organisation global</w:t>
      </w:r>
      <w:r w:rsidR="00230C65">
        <w:t>e</w:t>
      </w:r>
      <w:r w:rsidR="005D7C8D" w:rsidRPr="00D34636">
        <w:t xml:space="preserve"> du </w:t>
      </w:r>
      <w:r w:rsidR="007015E6">
        <w:t>back end</w:t>
      </w:r>
      <w:r>
        <w:t>.</w:t>
      </w:r>
    </w:p>
    <w:p w14:paraId="02BA0CCC" w14:textId="1A61EFE9" w:rsidR="00FC051B" w:rsidRPr="00D34636" w:rsidRDefault="00FC051B" w:rsidP="002050EF">
      <w:pPr>
        <w:spacing w:after="0"/>
        <w:contextualSpacing/>
        <w:jc w:val="both"/>
        <w:rPr>
          <w:sz w:val="24"/>
          <w:szCs w:val="24"/>
        </w:rPr>
      </w:pPr>
      <w:r>
        <w:rPr>
          <w:noProof/>
        </w:rPr>
        <w:drawing>
          <wp:inline distT="0" distB="0" distL="0" distR="0" wp14:anchorId="00EBD22F" wp14:editId="1CE36FD1">
            <wp:extent cx="6814457" cy="2571862"/>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4457" cy="2571862"/>
                    </a:xfrm>
                    <a:prstGeom prst="rect">
                      <a:avLst/>
                    </a:prstGeom>
                  </pic:spPr>
                </pic:pic>
              </a:graphicData>
            </a:graphic>
          </wp:inline>
        </w:drawing>
      </w:r>
    </w:p>
    <w:p w14:paraId="148153F9" w14:textId="248B7A7D" w:rsidR="00FC051B" w:rsidRPr="00FC051B" w:rsidRDefault="00771D67" w:rsidP="002050EF">
      <w:pPr>
        <w:pStyle w:val="Titre4"/>
        <w:jc w:val="both"/>
      </w:pPr>
      <w:bookmarkStart w:id="42" w:name="_Toc126601323"/>
      <w:r>
        <w:t xml:space="preserve">Fichier </w:t>
      </w:r>
      <w:r w:rsidR="00FC051B" w:rsidRPr="00FC051B">
        <w:t>«controller»</w:t>
      </w:r>
      <w:bookmarkEnd w:id="42"/>
    </w:p>
    <w:p w14:paraId="3AB9E280" w14:textId="68E9802B" w:rsidR="005C0302" w:rsidRDefault="00FC051B" w:rsidP="002050EF">
      <w:pPr>
        <w:pStyle w:val="Corpsdetexte"/>
        <w:jc w:val="both"/>
      </w:pPr>
      <w:r>
        <w:t>L</w:t>
      </w:r>
      <w:r w:rsidR="00C27D7C" w:rsidRPr="00D34636">
        <w:t>e</w:t>
      </w:r>
      <w:r w:rsidR="009470E7" w:rsidRPr="00D34636">
        <w:t xml:space="preserve"> cerveau de l’application</w:t>
      </w:r>
      <w:r w:rsidR="00C27D7C" w:rsidRPr="00D34636">
        <w:t>.</w:t>
      </w:r>
      <w:r w:rsidR="00E56747">
        <w:t xml:space="preserve"> </w:t>
      </w:r>
      <w:r w:rsidR="009470E7" w:rsidRPr="00D34636">
        <w:t xml:space="preserve">Son rôle est de </w:t>
      </w:r>
      <w:r w:rsidR="005D0919" w:rsidRPr="00D34636">
        <w:t>re</w:t>
      </w:r>
      <w:r w:rsidR="009470E7" w:rsidRPr="00D34636">
        <w:t>cev</w:t>
      </w:r>
      <w:r w:rsidR="005D0919" w:rsidRPr="00D34636">
        <w:t>oi</w:t>
      </w:r>
      <w:r w:rsidR="009470E7" w:rsidRPr="00D34636">
        <w:t>r</w:t>
      </w:r>
      <w:r w:rsidR="005D0919" w:rsidRPr="00D34636">
        <w:t xml:space="preserve"> les requêtes</w:t>
      </w:r>
      <w:r w:rsidR="000D536B" w:rsidRPr="00D34636">
        <w:t>/</w:t>
      </w:r>
      <w:r w:rsidR="000D536B" w:rsidRPr="00AF31BB">
        <w:t>demandes</w:t>
      </w:r>
      <w:r w:rsidR="005D0919" w:rsidRPr="00AF31BB">
        <w:t xml:space="preserve"> du Front</w:t>
      </w:r>
      <w:r w:rsidR="009470E7" w:rsidRPr="00AF31BB">
        <w:t xml:space="preserve"> (</w:t>
      </w:r>
      <w:r w:rsidR="00E879B5">
        <w:t xml:space="preserve">accessible </w:t>
      </w:r>
      <w:r w:rsidR="009470E7" w:rsidRPr="00AF31BB">
        <w:t>via des adresses url</w:t>
      </w:r>
      <w:r w:rsidR="009470E7" w:rsidRPr="008D385B">
        <w:t>) et de</w:t>
      </w:r>
      <w:r w:rsidR="009470E7" w:rsidRPr="00D34636">
        <w:t xml:space="preserve"> les </w:t>
      </w:r>
      <w:r w:rsidR="005C0302" w:rsidRPr="00D34636">
        <w:t xml:space="preserve">traiter avec </w:t>
      </w:r>
      <w:r w:rsidR="00C37789" w:rsidRPr="00D34636">
        <w:t>les fonctions adéquates</w:t>
      </w:r>
      <w:r w:rsidR="005C0302" w:rsidRPr="00D34636">
        <w:t>.</w:t>
      </w:r>
    </w:p>
    <w:p w14:paraId="5C5AEF93" w14:textId="291AA33E" w:rsidR="00FC051B" w:rsidRPr="00FC051B" w:rsidRDefault="00CD2A85" w:rsidP="002050EF">
      <w:pPr>
        <w:pStyle w:val="Titre4"/>
        <w:jc w:val="both"/>
      </w:pPr>
      <w:bookmarkStart w:id="43" w:name="_Toc126601324"/>
      <w:r>
        <w:t>C</w:t>
      </w:r>
      <w:r w:rsidR="00FC051B">
        <w:t>ouche</w:t>
      </w:r>
      <w:r w:rsidR="00FC051B" w:rsidRPr="00FC051B">
        <w:t xml:space="preserve"> «</w:t>
      </w:r>
      <w:r w:rsidR="00FC051B">
        <w:t>services</w:t>
      </w:r>
      <w:r w:rsidR="00FC051B" w:rsidRPr="00FC051B">
        <w:t>»</w:t>
      </w:r>
      <w:bookmarkEnd w:id="43"/>
    </w:p>
    <w:p w14:paraId="44277B22" w14:textId="1C55A7B6" w:rsidR="0071442A" w:rsidRDefault="00CD2A85" w:rsidP="002050EF">
      <w:pPr>
        <w:pStyle w:val="Corpsdetexte"/>
        <w:jc w:val="both"/>
      </w:pPr>
      <w:r>
        <w:t>Fonctions</w:t>
      </w:r>
      <w:r w:rsidR="005C0302" w:rsidRPr="00D34636">
        <w:t xml:space="preserve"> </w:t>
      </w:r>
      <w:r w:rsidR="0071442A">
        <w:t xml:space="preserve">appelées par le controller. Il y en a donc </w:t>
      </w:r>
      <w:r w:rsidR="00FB1CED">
        <w:t xml:space="preserve">une </w:t>
      </w:r>
      <w:r w:rsidR="0071442A">
        <w:t>par adresse url.</w:t>
      </w:r>
      <w:r w:rsidR="00771D67">
        <w:t xml:space="preserve"> </w:t>
      </w:r>
      <w:r w:rsidR="00E60A4D">
        <w:t>O</w:t>
      </w:r>
      <w:r w:rsidR="00E60A4D" w:rsidRPr="00AF31BB">
        <w:t xml:space="preserve">n </w:t>
      </w:r>
      <w:r w:rsidR="00E60A4D" w:rsidRPr="008D385B">
        <w:t>parle aussi d’API</w:t>
      </w:r>
      <w:r w:rsidR="00E60A4D" w:rsidRPr="008D385B">
        <w:rPr>
          <w:rStyle w:val="Appelnotedebasdep"/>
        </w:rPr>
        <w:footnoteReference w:id="13"/>
      </w:r>
      <w:r w:rsidR="00B47704">
        <w:t>.</w:t>
      </w:r>
    </w:p>
    <w:p w14:paraId="2CC87B04" w14:textId="4C9D5360" w:rsidR="009470E7" w:rsidRDefault="0071442A" w:rsidP="002050EF">
      <w:pPr>
        <w:pStyle w:val="Corpsdetexte"/>
        <w:jc w:val="both"/>
      </w:pPr>
      <w:r>
        <w:t>J</w:t>
      </w:r>
      <w:r w:rsidR="005C0302" w:rsidRPr="00D34636">
        <w:t xml:space="preserve">’ai regroupé </w:t>
      </w:r>
      <w:r>
        <w:t xml:space="preserve">les services </w:t>
      </w:r>
      <w:r w:rsidR="005C0302" w:rsidRPr="00D34636">
        <w:t xml:space="preserve">par </w:t>
      </w:r>
      <w:r w:rsidR="009470E7" w:rsidRPr="00D34636">
        <w:t>catégorie (login, utilisateurs, incidents)</w:t>
      </w:r>
      <w:r>
        <w:t xml:space="preserve"> et </w:t>
      </w:r>
      <w:r w:rsidR="009470E7" w:rsidRPr="00D34636">
        <w:t xml:space="preserve">logé </w:t>
      </w:r>
      <w:r>
        <w:t xml:space="preserve">chaque catégorie </w:t>
      </w:r>
      <w:r w:rsidR="009470E7" w:rsidRPr="00D34636">
        <w:t>dans un fichier .js distinct.</w:t>
      </w:r>
    </w:p>
    <w:p w14:paraId="5AF2FDB1" w14:textId="2A73028F" w:rsidR="0071442A" w:rsidRPr="00D34636" w:rsidRDefault="00CD2A85" w:rsidP="002050EF">
      <w:pPr>
        <w:pStyle w:val="Titre4"/>
        <w:jc w:val="both"/>
      </w:pPr>
      <w:bookmarkStart w:id="44" w:name="_Toc126601325"/>
      <w:r>
        <w:t>C</w:t>
      </w:r>
      <w:r w:rsidR="0071442A">
        <w:t>ouche</w:t>
      </w:r>
      <w:r w:rsidR="00AF31BB" w:rsidRPr="00FC051B">
        <w:t xml:space="preserve"> </w:t>
      </w:r>
      <w:r w:rsidR="00C26DDA">
        <w:t>«</w:t>
      </w:r>
      <w:r w:rsidR="00AF31BB">
        <w:t>persistance</w:t>
      </w:r>
      <w:r w:rsidR="00C26DDA">
        <w:t>»</w:t>
      </w:r>
      <w:bookmarkEnd w:id="44"/>
    </w:p>
    <w:p w14:paraId="25A5EE5B" w14:textId="105EFC3D" w:rsidR="005A1871" w:rsidRDefault="000D536B" w:rsidP="002050EF">
      <w:pPr>
        <w:pStyle w:val="Corpsdetexte"/>
        <w:jc w:val="both"/>
      </w:pPr>
      <w:r w:rsidRPr="00D34636">
        <w:t>Les services n</w:t>
      </w:r>
      <w:r w:rsidR="0071442A">
        <w:t>’</w:t>
      </w:r>
      <w:r w:rsidRPr="00D34636">
        <w:t>interroge</w:t>
      </w:r>
      <w:r w:rsidR="0071442A">
        <w:t>nt pas</w:t>
      </w:r>
      <w:r w:rsidRPr="00D34636">
        <w:t xml:space="preserve"> directement la base de données.</w:t>
      </w:r>
      <w:r w:rsidR="00F8052E">
        <w:t xml:space="preserve"> </w:t>
      </w:r>
      <w:r w:rsidR="005D0919" w:rsidRPr="00D34636">
        <w:t xml:space="preserve">L’interaction entre les </w:t>
      </w:r>
      <w:r w:rsidR="00F8052E">
        <w:t>deux</w:t>
      </w:r>
      <w:r w:rsidR="00F8052E" w:rsidRPr="00D34636">
        <w:t xml:space="preserve"> </w:t>
      </w:r>
      <w:r w:rsidR="005D0919" w:rsidRPr="00D34636">
        <w:t>est assuré</w:t>
      </w:r>
      <w:r w:rsidR="005A1871">
        <w:t>e</w:t>
      </w:r>
      <w:r w:rsidR="005D0919" w:rsidRPr="00D34636">
        <w:t xml:space="preserve"> p</w:t>
      </w:r>
      <w:r w:rsidRPr="00D34636">
        <w:t>ar</w:t>
      </w:r>
      <w:r w:rsidR="00AF31BB">
        <w:t xml:space="preserve"> </w:t>
      </w:r>
      <w:r w:rsidR="00AF31BB" w:rsidRPr="00D34636">
        <w:t>la librairie Sequelize</w:t>
      </w:r>
      <w:r w:rsidR="00AF31BB">
        <w:t>, qui est un framework permet</w:t>
      </w:r>
      <w:r w:rsidR="005A1871">
        <w:t>tant</w:t>
      </w:r>
      <w:r w:rsidR="00AF31BB">
        <w:t xml:space="preserve"> de gérer l’accès à la donnée </w:t>
      </w:r>
      <w:r w:rsidR="005A1871">
        <w:t>et la persistance dans une base</w:t>
      </w:r>
      <w:r w:rsidR="00980B81">
        <w:t xml:space="preserve"> de donnée</w:t>
      </w:r>
      <w:r w:rsidR="000F49CD">
        <w:t>s</w:t>
      </w:r>
      <w:r w:rsidR="005A1871">
        <w:rPr>
          <w:rStyle w:val="Appelnotedebasdep"/>
          <w:sz w:val="24"/>
          <w:szCs w:val="24"/>
        </w:rPr>
        <w:footnoteReference w:id="14"/>
      </w:r>
      <w:r w:rsidR="005A1871">
        <w:t xml:space="preserve">. </w:t>
      </w:r>
    </w:p>
    <w:p w14:paraId="718F73B3" w14:textId="2D4C411D" w:rsidR="005A1871" w:rsidRDefault="001E3A77" w:rsidP="002050EF">
      <w:pPr>
        <w:pStyle w:val="Corpsdetexte"/>
        <w:jc w:val="both"/>
      </w:pPr>
      <w:r>
        <w:t xml:space="preserve">Sequelize </w:t>
      </w:r>
      <w:r w:rsidR="005A00DA">
        <w:t xml:space="preserve">est </w:t>
      </w:r>
      <w:r w:rsidR="00AF31BB">
        <w:t>un système ORM</w:t>
      </w:r>
      <w:r w:rsidR="005A1871">
        <w:rPr>
          <w:rStyle w:val="Appelnotedebasdep"/>
          <w:sz w:val="24"/>
          <w:szCs w:val="24"/>
        </w:rPr>
        <w:footnoteReference w:id="15"/>
      </w:r>
      <w:r w:rsidR="00840B24">
        <w:t xml:space="preserve">. </w:t>
      </w:r>
      <w:r w:rsidR="005A1871">
        <w:t>Il possède les caractéristiques suivantes :</w:t>
      </w:r>
    </w:p>
    <w:p w14:paraId="00A28A26" w14:textId="2C62AF46" w:rsidR="0071442A" w:rsidRPr="004A0333" w:rsidRDefault="005A1871" w:rsidP="002050EF">
      <w:pPr>
        <w:pStyle w:val="Paragraphedeliste"/>
        <w:numPr>
          <w:ilvl w:val="0"/>
          <w:numId w:val="26"/>
        </w:numPr>
        <w:spacing w:after="0"/>
        <w:jc w:val="both"/>
        <w:rPr>
          <w:sz w:val="24"/>
          <w:szCs w:val="24"/>
        </w:rPr>
      </w:pPr>
      <w:r>
        <w:rPr>
          <w:sz w:val="24"/>
          <w:szCs w:val="24"/>
        </w:rPr>
        <w:t>C</w:t>
      </w:r>
      <w:r w:rsidR="00401537" w:rsidRPr="00AF31BB">
        <w:rPr>
          <w:sz w:val="24"/>
          <w:szCs w:val="24"/>
        </w:rPr>
        <w:t>onver</w:t>
      </w:r>
      <w:r>
        <w:rPr>
          <w:sz w:val="24"/>
          <w:szCs w:val="24"/>
        </w:rPr>
        <w:t>s</w:t>
      </w:r>
      <w:r w:rsidR="00AF31BB">
        <w:rPr>
          <w:sz w:val="24"/>
          <w:szCs w:val="24"/>
        </w:rPr>
        <w:t>ion</w:t>
      </w:r>
      <w:r w:rsidR="00401537" w:rsidRPr="00AF31BB">
        <w:rPr>
          <w:sz w:val="24"/>
          <w:szCs w:val="24"/>
        </w:rPr>
        <w:t xml:space="preserve"> </w:t>
      </w:r>
      <w:r>
        <w:rPr>
          <w:sz w:val="24"/>
          <w:szCs w:val="24"/>
        </w:rPr>
        <w:t>d</w:t>
      </w:r>
      <w:r w:rsidR="00401537" w:rsidRPr="00AF31BB">
        <w:rPr>
          <w:sz w:val="24"/>
          <w:szCs w:val="24"/>
        </w:rPr>
        <w:t xml:space="preserve">es </w:t>
      </w:r>
      <w:r w:rsidR="00527A16" w:rsidRPr="00AF31BB">
        <w:rPr>
          <w:sz w:val="24"/>
          <w:szCs w:val="24"/>
        </w:rPr>
        <w:t xml:space="preserve">tables </w:t>
      </w:r>
      <w:r w:rsidR="00401537" w:rsidRPr="00AF31BB">
        <w:rPr>
          <w:sz w:val="24"/>
          <w:szCs w:val="24"/>
        </w:rPr>
        <w:t xml:space="preserve">de la base </w:t>
      </w:r>
      <w:r w:rsidR="00527A16" w:rsidRPr="00AF31BB">
        <w:rPr>
          <w:sz w:val="24"/>
          <w:szCs w:val="24"/>
        </w:rPr>
        <w:t xml:space="preserve">de données </w:t>
      </w:r>
      <w:r w:rsidR="00401537" w:rsidRPr="00AF31BB">
        <w:rPr>
          <w:sz w:val="24"/>
          <w:szCs w:val="24"/>
        </w:rPr>
        <w:t xml:space="preserve">en </w:t>
      </w:r>
      <w:r w:rsidR="00527A16" w:rsidRPr="00AF31BB">
        <w:rPr>
          <w:sz w:val="24"/>
          <w:szCs w:val="24"/>
        </w:rPr>
        <w:t xml:space="preserve">autant de </w:t>
      </w:r>
      <w:r w:rsidR="00401537" w:rsidRPr="00AF31BB">
        <w:rPr>
          <w:sz w:val="24"/>
          <w:szCs w:val="24"/>
        </w:rPr>
        <w:t>classes objets.</w:t>
      </w:r>
      <w:r w:rsidR="006E23F7">
        <w:rPr>
          <w:sz w:val="24"/>
          <w:szCs w:val="24"/>
        </w:rPr>
        <w:t xml:space="preserve"> </w:t>
      </w:r>
      <w:r w:rsidR="000D536B" w:rsidRPr="00FF3224">
        <w:rPr>
          <w:sz w:val="24"/>
          <w:szCs w:val="24"/>
        </w:rPr>
        <w:t>Chaque table est une classe d’objet.</w:t>
      </w:r>
      <w:r w:rsidR="0071442A" w:rsidRPr="00FF3224">
        <w:rPr>
          <w:sz w:val="24"/>
          <w:szCs w:val="24"/>
        </w:rPr>
        <w:t xml:space="preserve"> </w:t>
      </w:r>
      <w:r w:rsidR="000D536B" w:rsidRPr="00FF3224">
        <w:rPr>
          <w:sz w:val="24"/>
          <w:szCs w:val="24"/>
        </w:rPr>
        <w:t xml:space="preserve">Chacun colonne est </w:t>
      </w:r>
      <w:r w:rsidR="00273C33" w:rsidRPr="00FF3224">
        <w:rPr>
          <w:sz w:val="24"/>
          <w:szCs w:val="24"/>
        </w:rPr>
        <w:t>un</w:t>
      </w:r>
      <w:r w:rsidR="000D536B" w:rsidRPr="00FF3224">
        <w:rPr>
          <w:sz w:val="24"/>
          <w:szCs w:val="24"/>
        </w:rPr>
        <w:t xml:space="preserve"> attribut de l’objet.</w:t>
      </w:r>
      <w:r w:rsidR="004A0333" w:rsidRPr="004A0333">
        <w:rPr>
          <w:sz w:val="24"/>
          <w:szCs w:val="24"/>
        </w:rPr>
        <w:t xml:space="preserve"> </w:t>
      </w:r>
      <w:r w:rsidR="0083160D" w:rsidRPr="004A0333">
        <w:rPr>
          <w:sz w:val="24"/>
          <w:szCs w:val="24"/>
        </w:rPr>
        <w:t xml:space="preserve">Ces classes </w:t>
      </w:r>
      <w:r w:rsidR="0071442A" w:rsidRPr="004A0333">
        <w:rPr>
          <w:sz w:val="24"/>
          <w:szCs w:val="24"/>
        </w:rPr>
        <w:t xml:space="preserve">sont </w:t>
      </w:r>
      <w:r w:rsidR="0083160D" w:rsidRPr="004A0333">
        <w:rPr>
          <w:sz w:val="24"/>
          <w:szCs w:val="24"/>
        </w:rPr>
        <w:t>logé</w:t>
      </w:r>
      <w:r w:rsidR="00230C65" w:rsidRPr="004A0333">
        <w:rPr>
          <w:sz w:val="24"/>
          <w:szCs w:val="24"/>
        </w:rPr>
        <w:t>e</w:t>
      </w:r>
      <w:r w:rsidR="0083160D" w:rsidRPr="004A0333">
        <w:rPr>
          <w:sz w:val="24"/>
          <w:szCs w:val="24"/>
        </w:rPr>
        <w:t xml:space="preserve">s dans </w:t>
      </w:r>
      <w:r w:rsidR="0071442A" w:rsidRPr="004A0333">
        <w:rPr>
          <w:sz w:val="24"/>
          <w:szCs w:val="24"/>
        </w:rPr>
        <w:t>les fichiers Models.</w:t>
      </w:r>
      <w:r w:rsidR="005D7C8D" w:rsidRPr="004A0333">
        <w:rPr>
          <w:sz w:val="24"/>
          <w:szCs w:val="24"/>
        </w:rPr>
        <w:t xml:space="preserve"> J’ai choisi de créer </w:t>
      </w:r>
      <w:r w:rsidR="006E23F7" w:rsidRPr="004A0333">
        <w:rPr>
          <w:sz w:val="24"/>
          <w:szCs w:val="24"/>
        </w:rPr>
        <w:t xml:space="preserve">un </w:t>
      </w:r>
      <w:r w:rsidR="005D7C8D" w:rsidRPr="004A0333">
        <w:rPr>
          <w:sz w:val="24"/>
          <w:szCs w:val="24"/>
        </w:rPr>
        <w:t>fichier model par classe, donc par table.</w:t>
      </w:r>
    </w:p>
    <w:p w14:paraId="77A14CE2" w14:textId="60EACB19" w:rsidR="0074598E" w:rsidRPr="0063643F" w:rsidRDefault="005A1871" w:rsidP="002050EF">
      <w:pPr>
        <w:pStyle w:val="Paragraphedeliste"/>
        <w:numPr>
          <w:ilvl w:val="0"/>
          <w:numId w:val="26"/>
        </w:numPr>
        <w:spacing w:after="0"/>
        <w:jc w:val="both"/>
        <w:rPr>
          <w:sz w:val="24"/>
          <w:szCs w:val="24"/>
        </w:rPr>
      </w:pPr>
      <w:r w:rsidRPr="0063643F">
        <w:rPr>
          <w:sz w:val="24"/>
          <w:szCs w:val="24"/>
        </w:rPr>
        <w:t>F</w:t>
      </w:r>
      <w:r w:rsidR="0074598E" w:rsidRPr="0063643F">
        <w:rPr>
          <w:sz w:val="24"/>
          <w:szCs w:val="24"/>
        </w:rPr>
        <w:t>onctions</w:t>
      </w:r>
      <w:r w:rsidRPr="0063643F">
        <w:rPr>
          <w:sz w:val="24"/>
          <w:szCs w:val="24"/>
        </w:rPr>
        <w:t xml:space="preserve"> propres</w:t>
      </w:r>
      <w:r w:rsidR="00AF31BB" w:rsidRPr="0063643F">
        <w:rPr>
          <w:sz w:val="24"/>
          <w:szCs w:val="24"/>
        </w:rPr>
        <w:t>, dites DAO</w:t>
      </w:r>
      <w:r w:rsidR="00AF31BB">
        <w:rPr>
          <w:rStyle w:val="Appelnotedebasdep"/>
          <w:sz w:val="24"/>
          <w:szCs w:val="24"/>
        </w:rPr>
        <w:footnoteReference w:id="16"/>
      </w:r>
      <w:r w:rsidR="00AF31BB" w:rsidRPr="0063643F">
        <w:rPr>
          <w:sz w:val="24"/>
          <w:szCs w:val="24"/>
        </w:rPr>
        <w:t>,</w:t>
      </w:r>
      <w:r w:rsidR="0074598E" w:rsidRPr="0063643F">
        <w:rPr>
          <w:sz w:val="24"/>
          <w:szCs w:val="24"/>
        </w:rPr>
        <w:t xml:space="preserve"> pour récupérer les données de la base</w:t>
      </w:r>
      <w:r w:rsidR="00F76B0E" w:rsidRPr="0063643F">
        <w:rPr>
          <w:sz w:val="24"/>
          <w:szCs w:val="24"/>
        </w:rPr>
        <w:t xml:space="preserve"> de données</w:t>
      </w:r>
      <w:r w:rsidR="0074598E" w:rsidRPr="0063643F">
        <w:rPr>
          <w:sz w:val="24"/>
          <w:szCs w:val="24"/>
        </w:rPr>
        <w:t>, les convertir en objet et vice versa</w:t>
      </w:r>
      <w:r w:rsidR="0071442A" w:rsidRPr="0063643F">
        <w:rPr>
          <w:sz w:val="24"/>
          <w:szCs w:val="24"/>
        </w:rPr>
        <w:t xml:space="preserve"> : un </w:t>
      </w:r>
      <w:r w:rsidR="00CD2A85" w:rsidRPr="0063643F">
        <w:rPr>
          <w:sz w:val="24"/>
          <w:szCs w:val="24"/>
        </w:rPr>
        <w:t>o</w:t>
      </w:r>
      <w:r w:rsidR="0071442A" w:rsidRPr="0063643F">
        <w:rPr>
          <w:sz w:val="24"/>
          <w:szCs w:val="24"/>
        </w:rPr>
        <w:t xml:space="preserve">bjet </w:t>
      </w:r>
      <w:r w:rsidR="00CD2A85" w:rsidRPr="0063643F">
        <w:rPr>
          <w:sz w:val="24"/>
          <w:szCs w:val="24"/>
        </w:rPr>
        <w:t xml:space="preserve">peut être converti </w:t>
      </w:r>
      <w:r w:rsidR="00E1244B" w:rsidRPr="0063643F">
        <w:rPr>
          <w:sz w:val="24"/>
          <w:szCs w:val="24"/>
        </w:rPr>
        <w:t xml:space="preserve">en </w:t>
      </w:r>
      <w:r w:rsidR="0071442A" w:rsidRPr="0063643F">
        <w:rPr>
          <w:sz w:val="24"/>
          <w:szCs w:val="24"/>
        </w:rPr>
        <w:t>enregistrement</w:t>
      </w:r>
      <w:r w:rsidR="0074598E" w:rsidRPr="0063643F">
        <w:rPr>
          <w:sz w:val="24"/>
          <w:szCs w:val="24"/>
        </w:rPr>
        <w:t>.</w:t>
      </w:r>
      <w:r w:rsidR="006417DC" w:rsidRPr="0063643F">
        <w:rPr>
          <w:sz w:val="24"/>
          <w:szCs w:val="24"/>
        </w:rPr>
        <w:t xml:space="preserve"> </w:t>
      </w:r>
      <w:r w:rsidR="006E1125" w:rsidRPr="0063643F">
        <w:rPr>
          <w:sz w:val="24"/>
          <w:szCs w:val="24"/>
        </w:rPr>
        <w:t>Les DAO</w:t>
      </w:r>
      <w:r w:rsidR="0074598E" w:rsidRPr="0063643F">
        <w:rPr>
          <w:sz w:val="24"/>
          <w:szCs w:val="24"/>
        </w:rPr>
        <w:t xml:space="preserve"> évite</w:t>
      </w:r>
      <w:r w:rsidR="0083160D" w:rsidRPr="0063643F">
        <w:rPr>
          <w:sz w:val="24"/>
          <w:szCs w:val="24"/>
        </w:rPr>
        <w:t>nt</w:t>
      </w:r>
      <w:r w:rsidR="0074598E" w:rsidRPr="0063643F">
        <w:rPr>
          <w:sz w:val="24"/>
          <w:szCs w:val="24"/>
        </w:rPr>
        <w:t xml:space="preserve"> au maximum </w:t>
      </w:r>
      <w:r w:rsidR="0071442A" w:rsidRPr="0063643F">
        <w:rPr>
          <w:sz w:val="24"/>
          <w:szCs w:val="24"/>
        </w:rPr>
        <w:t>la saisie de</w:t>
      </w:r>
      <w:r w:rsidR="0074598E" w:rsidRPr="0063643F">
        <w:rPr>
          <w:sz w:val="24"/>
          <w:szCs w:val="24"/>
        </w:rPr>
        <w:t xml:space="preserve"> requêtes SQL</w:t>
      </w:r>
      <w:r w:rsidR="0071442A" w:rsidRPr="0063643F">
        <w:rPr>
          <w:sz w:val="24"/>
          <w:szCs w:val="24"/>
        </w:rPr>
        <w:t>, ce qui rend le code plus lisible</w:t>
      </w:r>
      <w:r w:rsidR="0074598E" w:rsidRPr="0063643F">
        <w:rPr>
          <w:sz w:val="24"/>
          <w:szCs w:val="24"/>
        </w:rPr>
        <w:t xml:space="preserve">. Et, </w:t>
      </w:r>
      <w:r w:rsidR="008C74D2" w:rsidRPr="0063643F">
        <w:rPr>
          <w:sz w:val="24"/>
          <w:szCs w:val="24"/>
        </w:rPr>
        <w:t xml:space="preserve">quand </w:t>
      </w:r>
      <w:r w:rsidR="0074598E" w:rsidRPr="0063643F">
        <w:rPr>
          <w:sz w:val="24"/>
          <w:szCs w:val="24"/>
        </w:rPr>
        <w:t>ce</w:t>
      </w:r>
      <w:r w:rsidR="008C74D2" w:rsidRPr="0063643F">
        <w:rPr>
          <w:sz w:val="24"/>
          <w:szCs w:val="24"/>
        </w:rPr>
        <w:t>s</w:t>
      </w:r>
      <w:r w:rsidR="0074598E" w:rsidRPr="0063643F">
        <w:rPr>
          <w:sz w:val="24"/>
          <w:szCs w:val="24"/>
        </w:rPr>
        <w:t xml:space="preserve"> requête</w:t>
      </w:r>
      <w:r w:rsidR="008C74D2" w:rsidRPr="0063643F">
        <w:rPr>
          <w:sz w:val="24"/>
          <w:szCs w:val="24"/>
        </w:rPr>
        <w:t>s</w:t>
      </w:r>
      <w:r w:rsidR="0074598E" w:rsidRPr="0063643F">
        <w:rPr>
          <w:sz w:val="24"/>
          <w:szCs w:val="24"/>
        </w:rPr>
        <w:t xml:space="preserve"> s</w:t>
      </w:r>
      <w:r w:rsidR="008C74D2" w:rsidRPr="0063643F">
        <w:rPr>
          <w:sz w:val="24"/>
          <w:szCs w:val="24"/>
        </w:rPr>
        <w:t>on</w:t>
      </w:r>
      <w:r w:rsidR="0074598E" w:rsidRPr="0063643F">
        <w:rPr>
          <w:sz w:val="24"/>
          <w:szCs w:val="24"/>
        </w:rPr>
        <w:t>t inévitable</w:t>
      </w:r>
      <w:r w:rsidR="008C74D2" w:rsidRPr="0063643F">
        <w:rPr>
          <w:sz w:val="24"/>
          <w:szCs w:val="24"/>
        </w:rPr>
        <w:t>s</w:t>
      </w:r>
      <w:r w:rsidR="0074598E" w:rsidRPr="0063643F">
        <w:rPr>
          <w:sz w:val="24"/>
          <w:szCs w:val="24"/>
        </w:rPr>
        <w:t xml:space="preserve">, </w:t>
      </w:r>
      <w:r w:rsidR="006E1125" w:rsidRPr="0063643F">
        <w:rPr>
          <w:sz w:val="24"/>
          <w:szCs w:val="24"/>
        </w:rPr>
        <w:t>elles</w:t>
      </w:r>
      <w:r w:rsidR="005D7C8D" w:rsidRPr="0063643F">
        <w:rPr>
          <w:sz w:val="24"/>
          <w:szCs w:val="24"/>
        </w:rPr>
        <w:t xml:space="preserve"> </w:t>
      </w:r>
      <w:r w:rsidR="006E1125" w:rsidRPr="0063643F">
        <w:rPr>
          <w:sz w:val="24"/>
          <w:szCs w:val="24"/>
        </w:rPr>
        <w:t xml:space="preserve">sont paramétrées pour </w:t>
      </w:r>
      <w:r w:rsidR="005D7C8D" w:rsidRPr="0063643F">
        <w:rPr>
          <w:sz w:val="24"/>
          <w:szCs w:val="24"/>
        </w:rPr>
        <w:t>empêche</w:t>
      </w:r>
      <w:r w:rsidR="006E1125" w:rsidRPr="0063643F">
        <w:rPr>
          <w:sz w:val="24"/>
          <w:szCs w:val="24"/>
        </w:rPr>
        <w:t>r</w:t>
      </w:r>
      <w:r w:rsidR="005D7C8D" w:rsidRPr="0063643F">
        <w:rPr>
          <w:sz w:val="24"/>
          <w:szCs w:val="24"/>
        </w:rPr>
        <w:t xml:space="preserve"> </w:t>
      </w:r>
      <w:r w:rsidR="0074598E" w:rsidRPr="0063643F">
        <w:rPr>
          <w:sz w:val="24"/>
          <w:szCs w:val="24"/>
        </w:rPr>
        <w:t>les problèmes d’injections SQL.</w:t>
      </w:r>
      <w:r w:rsidR="0063643F" w:rsidRPr="0063643F">
        <w:rPr>
          <w:sz w:val="24"/>
          <w:szCs w:val="24"/>
        </w:rPr>
        <w:t xml:space="preserve"> </w:t>
      </w:r>
      <w:r w:rsidR="0074598E" w:rsidRPr="0063643F">
        <w:rPr>
          <w:sz w:val="24"/>
          <w:szCs w:val="24"/>
        </w:rPr>
        <w:t xml:space="preserve">J’ai mis </w:t>
      </w:r>
      <w:r w:rsidR="0083160D" w:rsidRPr="0063643F">
        <w:rPr>
          <w:sz w:val="24"/>
          <w:szCs w:val="24"/>
        </w:rPr>
        <w:t xml:space="preserve">toutes </w:t>
      </w:r>
      <w:r w:rsidR="0074598E" w:rsidRPr="0063643F">
        <w:rPr>
          <w:sz w:val="24"/>
          <w:szCs w:val="24"/>
        </w:rPr>
        <w:t xml:space="preserve">ces fonctions </w:t>
      </w:r>
      <w:r w:rsidRPr="0063643F">
        <w:rPr>
          <w:sz w:val="24"/>
          <w:szCs w:val="24"/>
        </w:rPr>
        <w:t xml:space="preserve">DAO </w:t>
      </w:r>
      <w:r w:rsidR="0074598E" w:rsidRPr="0063643F">
        <w:rPr>
          <w:sz w:val="24"/>
          <w:szCs w:val="24"/>
        </w:rPr>
        <w:t>dans des fichiers distincts des Models, pour clarifier le code.</w:t>
      </w:r>
    </w:p>
    <w:p w14:paraId="4D9F5181" w14:textId="68C53D7E" w:rsidR="00AF31BB" w:rsidRDefault="00AF31BB" w:rsidP="002050EF">
      <w:pPr>
        <w:spacing w:after="0"/>
        <w:contextualSpacing/>
        <w:jc w:val="both"/>
        <w:rPr>
          <w:sz w:val="24"/>
          <w:szCs w:val="24"/>
        </w:rPr>
      </w:pPr>
    </w:p>
    <w:p w14:paraId="71D4FC10" w14:textId="12D6E43B" w:rsidR="005A1871" w:rsidRDefault="005A1871" w:rsidP="002050EF">
      <w:pPr>
        <w:jc w:val="both"/>
        <w:rPr>
          <w:sz w:val="24"/>
          <w:szCs w:val="24"/>
        </w:rPr>
      </w:pPr>
      <w:r>
        <w:rPr>
          <w:sz w:val="24"/>
          <w:szCs w:val="24"/>
        </w:rPr>
        <w:br w:type="page"/>
      </w:r>
    </w:p>
    <w:p w14:paraId="58FE6CFF" w14:textId="77777777" w:rsidR="005A1871" w:rsidRDefault="005A1871" w:rsidP="002050EF">
      <w:pPr>
        <w:spacing w:after="0"/>
        <w:contextualSpacing/>
        <w:jc w:val="both"/>
        <w:rPr>
          <w:sz w:val="24"/>
          <w:szCs w:val="24"/>
        </w:rPr>
      </w:pPr>
    </w:p>
    <w:p w14:paraId="73D4FB59" w14:textId="77777777" w:rsidR="00AF31BB" w:rsidRPr="00FC051B" w:rsidRDefault="00AF31BB" w:rsidP="002050EF">
      <w:pPr>
        <w:pStyle w:val="Titre4"/>
        <w:jc w:val="both"/>
      </w:pPr>
      <w:bookmarkStart w:id="45" w:name="_Toc126601326"/>
      <w:r>
        <w:t>Base de données</w:t>
      </w:r>
      <w:bookmarkEnd w:id="45"/>
    </w:p>
    <w:p w14:paraId="59F51DC4" w14:textId="25F07756" w:rsidR="005A1871" w:rsidRDefault="00AF31BB" w:rsidP="002050EF">
      <w:pPr>
        <w:pStyle w:val="Corpsdetexte"/>
        <w:jc w:val="both"/>
      </w:pPr>
      <w:r w:rsidRPr="00D34636">
        <w:t xml:space="preserve">Pour fonctionner, le </w:t>
      </w:r>
      <w:r w:rsidR="003B6FD4">
        <w:t>back end</w:t>
      </w:r>
      <w:r w:rsidR="003B6FD4" w:rsidRPr="00D34636">
        <w:t xml:space="preserve"> </w:t>
      </w:r>
      <w:r w:rsidRPr="00D34636">
        <w:t>a besoin d’une mémoire. Celle-ci est stockée dans une base de données MySQL.</w:t>
      </w:r>
    </w:p>
    <w:p w14:paraId="41883491" w14:textId="14B8528D" w:rsidR="005D7C8D" w:rsidRDefault="000F4B9E" w:rsidP="002050EF">
      <w:pPr>
        <w:pStyle w:val="Titre4"/>
        <w:jc w:val="both"/>
      </w:pPr>
      <w:bookmarkStart w:id="46" w:name="_Toc126601327"/>
      <w:r>
        <w:t xml:space="preserve">En </w:t>
      </w:r>
      <w:commentRangeStart w:id="47"/>
      <w:r>
        <w:t>c</w:t>
      </w:r>
      <w:r w:rsidR="000808B8" w:rsidRPr="005D7C8D">
        <w:t>onclusion</w:t>
      </w:r>
      <w:commentRangeEnd w:id="47"/>
      <w:r w:rsidR="00547F54">
        <w:rPr>
          <w:rStyle w:val="Marquedecommentaire"/>
        </w:rPr>
        <w:commentReference w:id="47"/>
      </w:r>
      <w:bookmarkEnd w:id="46"/>
    </w:p>
    <w:p w14:paraId="5704F1E2" w14:textId="1A0C4CA0" w:rsidR="00645020" w:rsidRPr="005D7C8D" w:rsidRDefault="00645020" w:rsidP="002050EF">
      <w:pPr>
        <w:spacing w:after="0"/>
        <w:contextualSpacing/>
        <w:jc w:val="both"/>
        <w:rPr>
          <w:b/>
          <w:bCs/>
          <w:sz w:val="24"/>
          <w:szCs w:val="24"/>
        </w:rPr>
      </w:pPr>
      <w:r>
        <w:rPr>
          <w:noProof/>
        </w:rPr>
        <w:drawing>
          <wp:inline distT="0" distB="0" distL="0" distR="0" wp14:anchorId="64E4464D" wp14:editId="787342D5">
            <wp:extent cx="6645910" cy="1932305"/>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932305"/>
                    </a:xfrm>
                    <a:prstGeom prst="rect">
                      <a:avLst/>
                    </a:prstGeom>
                  </pic:spPr>
                </pic:pic>
              </a:graphicData>
            </a:graphic>
          </wp:inline>
        </w:drawing>
      </w:r>
    </w:p>
    <w:p w14:paraId="52FE0422" w14:textId="713A81BE" w:rsidR="00C65D5F" w:rsidRDefault="00C65D5F" w:rsidP="002050EF">
      <w:pPr>
        <w:jc w:val="both"/>
        <w:rPr>
          <w:sz w:val="24"/>
          <w:szCs w:val="24"/>
        </w:rPr>
      </w:pPr>
    </w:p>
    <w:p w14:paraId="3607913E" w14:textId="6298E1C6" w:rsidR="005D7C8D" w:rsidRPr="00CD2A85" w:rsidRDefault="005D7C8D" w:rsidP="002050EF">
      <w:pPr>
        <w:pStyle w:val="Titre2"/>
        <w:jc w:val="both"/>
      </w:pPr>
      <w:bookmarkStart w:id="48" w:name="_Toc123817770"/>
      <w:bookmarkStart w:id="49" w:name="_Toc126601328"/>
      <w:r>
        <w:t>Base de données</w:t>
      </w:r>
      <w:bookmarkEnd w:id="48"/>
      <w:bookmarkEnd w:id="49"/>
    </w:p>
    <w:p w14:paraId="3DEE6F67" w14:textId="7F3484F3" w:rsidR="00CD2A85" w:rsidRDefault="00CD2A85" w:rsidP="002050EF">
      <w:pPr>
        <w:spacing w:after="0"/>
        <w:jc w:val="both"/>
        <w:rPr>
          <w:sz w:val="28"/>
          <w:szCs w:val="28"/>
          <w:u w:val="single"/>
        </w:rPr>
      </w:pPr>
    </w:p>
    <w:p w14:paraId="1CDD69DF" w14:textId="39BB208D" w:rsidR="00CD2A85" w:rsidRPr="00580DB4" w:rsidRDefault="00CD2A85" w:rsidP="002050EF">
      <w:pPr>
        <w:spacing w:after="0"/>
        <w:jc w:val="both"/>
        <w:rPr>
          <w:sz w:val="28"/>
          <w:szCs w:val="28"/>
          <w:u w:val="single"/>
        </w:rPr>
      </w:pPr>
      <w:r>
        <w:rPr>
          <w:noProof/>
        </w:rPr>
        <w:drawing>
          <wp:inline distT="0" distB="0" distL="0" distR="0" wp14:anchorId="61C48818" wp14:editId="357D405D">
            <wp:extent cx="6781800" cy="446266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84647" cy="4464538"/>
                    </a:xfrm>
                    <a:prstGeom prst="rect">
                      <a:avLst/>
                    </a:prstGeom>
                  </pic:spPr>
                </pic:pic>
              </a:graphicData>
            </a:graphic>
          </wp:inline>
        </w:drawing>
      </w:r>
    </w:p>
    <w:p w14:paraId="241C5E82" w14:textId="77777777" w:rsidR="00B20229" w:rsidRDefault="00B20229" w:rsidP="002050EF">
      <w:pPr>
        <w:spacing w:after="0"/>
        <w:contextualSpacing/>
        <w:jc w:val="both"/>
        <w:rPr>
          <w:sz w:val="24"/>
          <w:szCs w:val="24"/>
        </w:rPr>
      </w:pPr>
    </w:p>
    <w:p w14:paraId="74EEBD5A" w14:textId="4506F58D" w:rsidR="0084682F" w:rsidRPr="006E1125" w:rsidRDefault="00C26C92" w:rsidP="002050EF">
      <w:pPr>
        <w:pStyle w:val="Corpsdetexte"/>
        <w:jc w:val="both"/>
        <w:rPr>
          <w:b/>
          <w:bCs/>
        </w:rPr>
      </w:pPr>
      <w:r w:rsidRPr="00580DB4">
        <w:t xml:space="preserve">Après avoir </w:t>
      </w:r>
      <w:r w:rsidR="008330C6">
        <w:t>listé</w:t>
      </w:r>
      <w:r w:rsidRPr="00580DB4">
        <w:t xml:space="preserve"> un premier dictionnaire de données, j</w:t>
      </w:r>
      <w:r w:rsidR="002159FC" w:rsidRPr="00580DB4">
        <w:t xml:space="preserve">’ai </w:t>
      </w:r>
      <w:r w:rsidRPr="00580DB4">
        <w:t>établi un modèle de base de données qui s’est étoffé avec le temps</w:t>
      </w:r>
      <w:r w:rsidR="002159FC" w:rsidRPr="00580DB4">
        <w:t>.</w:t>
      </w:r>
      <w:ins w:id="50" w:author="Norbert SILBERHORN" w:date="2023-02-03T19:01:00Z">
        <w:r w:rsidR="00794E7F">
          <w:t xml:space="preserve"> </w:t>
        </w:r>
      </w:ins>
      <w:r w:rsidR="00B20229" w:rsidRPr="006E1125">
        <w:t>Puis j</w:t>
      </w:r>
      <w:r w:rsidR="0084682F" w:rsidRPr="006E1125">
        <w:t>’ai cré</w:t>
      </w:r>
      <w:r w:rsidR="00015BBD" w:rsidRPr="006E1125">
        <w:t>é</w:t>
      </w:r>
      <w:r w:rsidR="0084682F" w:rsidRPr="006E1125">
        <w:t xml:space="preserve"> une base de données </w:t>
      </w:r>
      <w:r w:rsidR="003C5B77" w:rsidRPr="00D34636">
        <w:t>MySQL</w:t>
      </w:r>
      <w:r w:rsidR="003C5B77" w:rsidRPr="006E1125">
        <w:t xml:space="preserve"> </w:t>
      </w:r>
      <w:r w:rsidR="0084682F" w:rsidRPr="006E1125">
        <w:t xml:space="preserve">nommée </w:t>
      </w:r>
      <w:r w:rsidR="00C26DDA">
        <w:t>«</w:t>
      </w:r>
      <w:r w:rsidR="0084682F" w:rsidRPr="006E1125">
        <w:t>sos_immo</w:t>
      </w:r>
      <w:r w:rsidR="00C26DDA">
        <w:t>»</w:t>
      </w:r>
      <w:r w:rsidR="006E1125">
        <w:t xml:space="preserve"> alimentée manuellement la 1</w:t>
      </w:r>
      <w:r w:rsidR="006E1125" w:rsidRPr="00B300D3">
        <w:rPr>
          <w:vertAlign w:val="superscript"/>
        </w:rPr>
        <w:t>ère</w:t>
      </w:r>
      <w:r w:rsidR="006E1125">
        <w:t xml:space="preserve"> fois.</w:t>
      </w:r>
    </w:p>
    <w:p w14:paraId="4E622FD8" w14:textId="1E5B604B" w:rsidR="007031EF" w:rsidRPr="00580DB4" w:rsidDel="00735B95" w:rsidRDefault="00B300D3" w:rsidP="002050EF">
      <w:pPr>
        <w:pStyle w:val="Corpsdetexte"/>
        <w:jc w:val="both"/>
        <w:rPr>
          <w:del w:id="51" w:author="Norbert SILBERHORN" w:date="2023-02-03T19:04:00Z"/>
        </w:rPr>
      </w:pPr>
      <w:r w:rsidRPr="006E1125">
        <w:lastRenderedPageBreak/>
        <w:t xml:space="preserve">Toutes les </w:t>
      </w:r>
      <w:r w:rsidR="006E1125" w:rsidRPr="006E1125">
        <w:t xml:space="preserve">clés primaires </w:t>
      </w:r>
      <w:r w:rsidRPr="006E1125">
        <w:t xml:space="preserve">sont </w:t>
      </w:r>
      <w:r w:rsidR="006E1125" w:rsidRPr="006E1125">
        <w:t>des entiers auto-incrémenté</w:t>
      </w:r>
      <w:r w:rsidR="006E1125">
        <w:t>s</w:t>
      </w:r>
      <w:r w:rsidR="006E1125" w:rsidRPr="006E1125">
        <w:t xml:space="preserve"> </w:t>
      </w:r>
      <w:r w:rsidRPr="006E1125">
        <w:t xml:space="preserve">sauf </w:t>
      </w:r>
      <w:r w:rsidR="006E1125" w:rsidRPr="006E1125">
        <w:t>pour</w:t>
      </w:r>
      <w:r w:rsidRPr="006E1125">
        <w:t xml:space="preserve"> </w:t>
      </w:r>
      <w:r w:rsidR="00AE4C5B">
        <w:t>deux</w:t>
      </w:r>
      <w:r w:rsidR="00AE4C5B" w:rsidRPr="006E1125">
        <w:t xml:space="preserve"> </w:t>
      </w:r>
      <w:r w:rsidR="00C26C92" w:rsidRPr="006E1125">
        <w:t xml:space="preserve">d’entre-elles, </w:t>
      </w:r>
      <w:r w:rsidR="006E1125" w:rsidRPr="006E1125">
        <w:t>pour lesquelles j’ai opté pour un</w:t>
      </w:r>
      <w:r w:rsidR="007031EF" w:rsidRPr="006E1125">
        <w:t xml:space="preserve"> UUI</w:t>
      </w:r>
      <w:r w:rsidR="00C26C92" w:rsidRPr="006E1125">
        <w:t xml:space="preserve">D. Je reviendrai sur cette distinction dans le chapitre sur la </w:t>
      </w:r>
      <w:hyperlink w:anchor="_Identifiants_UUID" w:history="1">
        <w:r w:rsidR="00C26C92" w:rsidRPr="006E1125">
          <w:rPr>
            <w:rStyle w:val="Lienhypertexte"/>
            <w:sz w:val="24"/>
            <w:szCs w:val="24"/>
          </w:rPr>
          <w:t>sécurité</w:t>
        </w:r>
      </w:hyperlink>
      <w:r w:rsidR="00C26C92" w:rsidRPr="006E1125">
        <w:t>.</w:t>
      </w:r>
      <w:ins w:id="52" w:author="Norbert SILBERHORN" w:date="2023-02-03T19:04:00Z">
        <w:r w:rsidR="00735B95">
          <w:t xml:space="preserve"> </w:t>
        </w:r>
      </w:ins>
    </w:p>
    <w:p w14:paraId="3F7CC76C" w14:textId="20E9F008" w:rsidR="00F60F9B" w:rsidRDefault="00F60F9B" w:rsidP="002050EF">
      <w:pPr>
        <w:pStyle w:val="Corpsdetexte"/>
        <w:contextualSpacing/>
        <w:jc w:val="both"/>
      </w:pPr>
      <w:r>
        <w:t xml:space="preserve">Par la suite </w:t>
      </w:r>
      <w:r w:rsidR="006E1125">
        <w:t xml:space="preserve">la </w:t>
      </w:r>
      <w:r>
        <w:t xml:space="preserve">base </w:t>
      </w:r>
      <w:r w:rsidR="00B300D3">
        <w:t xml:space="preserve">a été étoffée </w:t>
      </w:r>
      <w:r w:rsidR="006E1125">
        <w:t>par l’ajout de</w:t>
      </w:r>
      <w:r>
        <w:t xml:space="preserve"> </w:t>
      </w:r>
      <w:r w:rsidR="00186E91">
        <w:t xml:space="preserve">quatre </w:t>
      </w:r>
      <w:r>
        <w:t xml:space="preserve">tables </w:t>
      </w:r>
      <w:r w:rsidR="00C26DDA">
        <w:t>«</w:t>
      </w:r>
      <w:r>
        <w:t>archives</w:t>
      </w:r>
      <w:r w:rsidR="00C26DDA">
        <w:t>»</w:t>
      </w:r>
      <w:r>
        <w:t>.</w:t>
      </w:r>
    </w:p>
    <w:p w14:paraId="6C8065F0" w14:textId="43D838B2" w:rsidR="00F60F9B" w:rsidRDefault="00F60F9B" w:rsidP="002050EF">
      <w:pPr>
        <w:pStyle w:val="Corpsdetexte"/>
        <w:spacing w:after="0"/>
        <w:contextualSpacing/>
        <w:jc w:val="both"/>
      </w:pPr>
      <w:r>
        <w:t xml:space="preserve">En réalité, </w:t>
      </w:r>
      <w:r w:rsidR="00645020">
        <w:t>quatre</w:t>
      </w:r>
      <w:r w:rsidR="000C3D48">
        <w:t xml:space="preserve"> </w:t>
      </w:r>
      <w:r>
        <w:t xml:space="preserve">bases de données identiques </w:t>
      </w:r>
      <w:r w:rsidR="00850422">
        <w:t>s</w:t>
      </w:r>
      <w:r>
        <w:t>ont créées :</w:t>
      </w:r>
    </w:p>
    <w:p w14:paraId="24186E17" w14:textId="70BC8E84" w:rsidR="00F60F9B" w:rsidRDefault="00C26DDA" w:rsidP="002050EF">
      <w:pPr>
        <w:pStyle w:val="Paragraphedeliste"/>
        <w:numPr>
          <w:ilvl w:val="0"/>
          <w:numId w:val="16"/>
        </w:numPr>
        <w:spacing w:after="0"/>
        <w:jc w:val="both"/>
        <w:rPr>
          <w:sz w:val="24"/>
          <w:szCs w:val="24"/>
        </w:rPr>
      </w:pPr>
      <w:r>
        <w:rPr>
          <w:sz w:val="24"/>
          <w:szCs w:val="24"/>
        </w:rPr>
        <w:t>«</w:t>
      </w:r>
      <w:r w:rsidR="00F60F9B">
        <w:rPr>
          <w:sz w:val="24"/>
          <w:szCs w:val="24"/>
        </w:rPr>
        <w:t>s</w:t>
      </w:r>
      <w:r w:rsidR="00F60F9B" w:rsidRPr="00F60F9B">
        <w:rPr>
          <w:sz w:val="24"/>
          <w:szCs w:val="24"/>
        </w:rPr>
        <w:t>os_immo</w:t>
      </w:r>
      <w:r>
        <w:rPr>
          <w:sz w:val="24"/>
          <w:szCs w:val="24"/>
        </w:rPr>
        <w:t>»</w:t>
      </w:r>
      <w:r w:rsidR="00F60F9B" w:rsidRPr="00F60F9B">
        <w:rPr>
          <w:sz w:val="24"/>
          <w:szCs w:val="24"/>
        </w:rPr>
        <w:t xml:space="preserve"> </w:t>
      </w:r>
      <w:r w:rsidR="00F60F9B">
        <w:rPr>
          <w:sz w:val="24"/>
          <w:szCs w:val="24"/>
        </w:rPr>
        <w:t xml:space="preserve">qui est la </w:t>
      </w:r>
      <w:r w:rsidR="00F60F9B" w:rsidRPr="00F60F9B">
        <w:rPr>
          <w:sz w:val="24"/>
          <w:szCs w:val="24"/>
        </w:rPr>
        <w:t>base de production</w:t>
      </w:r>
      <w:r w:rsidR="00F60F9B">
        <w:rPr>
          <w:sz w:val="24"/>
          <w:szCs w:val="24"/>
        </w:rPr>
        <w:t xml:space="preserve"> finale.</w:t>
      </w:r>
    </w:p>
    <w:p w14:paraId="7CE66936" w14:textId="77777777" w:rsidR="00645020" w:rsidRDefault="00645020" w:rsidP="002050EF">
      <w:pPr>
        <w:pStyle w:val="Paragraphedeliste"/>
        <w:numPr>
          <w:ilvl w:val="0"/>
          <w:numId w:val="16"/>
        </w:numPr>
        <w:spacing w:after="0"/>
        <w:jc w:val="both"/>
        <w:rPr>
          <w:sz w:val="24"/>
          <w:szCs w:val="24"/>
        </w:rPr>
      </w:pPr>
      <w:r>
        <w:rPr>
          <w:sz w:val="24"/>
          <w:szCs w:val="24"/>
        </w:rPr>
        <w:t>«sos_immo_sauv» qui est le reflet de la base de production.</w:t>
      </w:r>
    </w:p>
    <w:p w14:paraId="0B01ADE4" w14:textId="640FB5E4" w:rsidR="00F60F9B" w:rsidRDefault="00C26DDA" w:rsidP="002050EF">
      <w:pPr>
        <w:pStyle w:val="Paragraphedeliste"/>
        <w:numPr>
          <w:ilvl w:val="0"/>
          <w:numId w:val="16"/>
        </w:numPr>
        <w:spacing w:after="0"/>
        <w:jc w:val="both"/>
        <w:rPr>
          <w:sz w:val="24"/>
          <w:szCs w:val="24"/>
        </w:rPr>
      </w:pPr>
      <w:r>
        <w:rPr>
          <w:sz w:val="24"/>
          <w:szCs w:val="24"/>
        </w:rPr>
        <w:t>«</w:t>
      </w:r>
      <w:r w:rsidR="00F60F9B" w:rsidRPr="00F60F9B">
        <w:rPr>
          <w:sz w:val="24"/>
          <w:szCs w:val="24"/>
        </w:rPr>
        <w:t>sos_immo_test</w:t>
      </w:r>
      <w:r>
        <w:rPr>
          <w:sz w:val="24"/>
          <w:szCs w:val="24"/>
        </w:rPr>
        <w:t>»</w:t>
      </w:r>
      <w:r w:rsidR="00F60F9B" w:rsidRPr="00F60F9B">
        <w:rPr>
          <w:sz w:val="24"/>
          <w:szCs w:val="24"/>
        </w:rPr>
        <w:t xml:space="preserve"> </w:t>
      </w:r>
      <w:r w:rsidR="00F60F9B">
        <w:rPr>
          <w:sz w:val="24"/>
          <w:szCs w:val="24"/>
        </w:rPr>
        <w:t>qui sert pour tester les mises à jour back et front avant leur mise en production.</w:t>
      </w:r>
    </w:p>
    <w:p w14:paraId="2D0F9672" w14:textId="4C95C4A5" w:rsidR="00645020" w:rsidRPr="00645020" w:rsidRDefault="00645020" w:rsidP="002050EF">
      <w:pPr>
        <w:pStyle w:val="Paragraphedeliste"/>
        <w:numPr>
          <w:ilvl w:val="0"/>
          <w:numId w:val="16"/>
        </w:numPr>
        <w:spacing w:after="0"/>
        <w:jc w:val="both"/>
        <w:rPr>
          <w:sz w:val="24"/>
          <w:szCs w:val="24"/>
        </w:rPr>
      </w:pPr>
      <w:r>
        <w:rPr>
          <w:sz w:val="24"/>
          <w:szCs w:val="24"/>
        </w:rPr>
        <w:t>«sos_immo_</w:t>
      </w:r>
      <w:r>
        <w:rPr>
          <w:sz w:val="24"/>
          <w:szCs w:val="24"/>
        </w:rPr>
        <w:t>test_</w:t>
      </w:r>
      <w:r>
        <w:rPr>
          <w:sz w:val="24"/>
          <w:szCs w:val="24"/>
        </w:rPr>
        <w:t xml:space="preserve">sauv» qui est le reflet de la base de </w:t>
      </w:r>
      <w:r>
        <w:rPr>
          <w:sz w:val="24"/>
          <w:szCs w:val="24"/>
        </w:rPr>
        <w:t>test</w:t>
      </w:r>
      <w:r>
        <w:rPr>
          <w:sz w:val="24"/>
          <w:szCs w:val="24"/>
        </w:rPr>
        <w:t>.</w:t>
      </w:r>
    </w:p>
    <w:p w14:paraId="35C0E3F8" w14:textId="0C4C729C" w:rsidR="00F60F9B" w:rsidRDefault="00F60F9B" w:rsidP="002050EF">
      <w:pPr>
        <w:pStyle w:val="Corpsdetexte"/>
        <w:contextualSpacing/>
        <w:jc w:val="both"/>
      </w:pPr>
      <w:r>
        <w:t>Tout cela sera détaillé dans le</w:t>
      </w:r>
      <w:r w:rsidR="00850422">
        <w:t>s</w:t>
      </w:r>
      <w:r>
        <w:t xml:space="preserve"> chapitre</w:t>
      </w:r>
      <w:r w:rsidR="00850422">
        <w:t>s</w:t>
      </w:r>
      <w:r>
        <w:t xml:space="preserve"> </w:t>
      </w:r>
      <w:hyperlink w:anchor="_Sauvegarde" w:history="1">
        <w:r w:rsidR="00645020">
          <w:rPr>
            <w:rStyle w:val="Lienhypertexte"/>
            <w:sz w:val="24"/>
            <w:szCs w:val="24"/>
          </w:rPr>
          <w:t>S</w:t>
        </w:r>
        <w:r w:rsidRPr="00645020">
          <w:rPr>
            <w:rStyle w:val="Lienhypertexte"/>
            <w:sz w:val="24"/>
            <w:szCs w:val="24"/>
          </w:rPr>
          <w:t>a</w:t>
        </w:r>
        <w:r w:rsidRPr="00645020">
          <w:rPr>
            <w:rStyle w:val="Lienhypertexte"/>
            <w:sz w:val="24"/>
            <w:szCs w:val="24"/>
          </w:rPr>
          <w:t>u</w:t>
        </w:r>
        <w:r w:rsidRPr="00645020">
          <w:rPr>
            <w:rStyle w:val="Lienhypertexte"/>
            <w:sz w:val="24"/>
            <w:szCs w:val="24"/>
          </w:rPr>
          <w:t>vegarde</w:t>
        </w:r>
      </w:hyperlink>
      <w:r w:rsidR="00850422">
        <w:t xml:space="preserve"> et </w:t>
      </w:r>
      <w:hyperlink w:anchor="_Base_de_tests" w:history="1">
        <w:r w:rsidR="00850422" w:rsidRPr="005F07A1">
          <w:rPr>
            <w:rStyle w:val="Lienhypertexte"/>
            <w:sz w:val="24"/>
            <w:szCs w:val="24"/>
          </w:rPr>
          <w:t xml:space="preserve">Base </w:t>
        </w:r>
        <w:r w:rsidR="00850422" w:rsidRPr="005F07A1">
          <w:rPr>
            <w:rStyle w:val="Lienhypertexte"/>
            <w:sz w:val="24"/>
            <w:szCs w:val="24"/>
          </w:rPr>
          <w:t>d</w:t>
        </w:r>
        <w:r w:rsidR="00850422" w:rsidRPr="005F07A1">
          <w:rPr>
            <w:rStyle w:val="Lienhypertexte"/>
            <w:sz w:val="24"/>
            <w:szCs w:val="24"/>
          </w:rPr>
          <w:t>e tests</w:t>
        </w:r>
      </w:hyperlink>
      <w:r>
        <w:t>.</w:t>
      </w:r>
    </w:p>
    <w:p w14:paraId="756BC677" w14:textId="41B32E3F" w:rsidR="00580DB4" w:rsidRPr="00580DB4" w:rsidRDefault="00083303" w:rsidP="002050EF">
      <w:pPr>
        <w:pStyle w:val="Titre4"/>
        <w:contextualSpacing/>
        <w:jc w:val="both"/>
      </w:pPr>
      <w:bookmarkStart w:id="53" w:name="_Toc126601329"/>
      <w:r>
        <w:t>Utilisat</w:t>
      </w:r>
      <w:r w:rsidR="009C57AD">
        <w:t>eur</w:t>
      </w:r>
      <w:r>
        <w:t xml:space="preserve">s - </w:t>
      </w:r>
      <w:r w:rsidR="00580DB4">
        <w:t>Habilitations</w:t>
      </w:r>
      <w:bookmarkEnd w:id="53"/>
    </w:p>
    <w:p w14:paraId="6ECBACAB" w14:textId="3BE181D5" w:rsidR="00DD5EAF" w:rsidRDefault="00DD5EAF" w:rsidP="002050EF">
      <w:pPr>
        <w:pStyle w:val="Corpsdetexte"/>
        <w:contextualSpacing/>
        <w:jc w:val="both"/>
      </w:pPr>
      <w:r>
        <w:t xml:space="preserve">Tous les occupants de l’immeuble, internes ou externes, sont des utilisateurs. Dans la table Utilisateurs, la </w:t>
      </w:r>
      <w:r w:rsidR="00B20229">
        <w:t>distinction</w:t>
      </w:r>
      <w:r>
        <w:t xml:space="preserve"> se verra au niveau du champs ut_presta, contenant l’identifiant de la table Presta (vide pour l’utilisateur interne).</w:t>
      </w:r>
    </w:p>
    <w:p w14:paraId="3AE6A054" w14:textId="50B8E105" w:rsidR="00580DB4" w:rsidRDefault="008330C6" w:rsidP="002050EF">
      <w:pPr>
        <w:pStyle w:val="Corpsdetexte"/>
        <w:jc w:val="both"/>
      </w:pPr>
      <w:r>
        <w:t>Marginalement, l</w:t>
      </w:r>
      <w:r w:rsidR="00580DB4">
        <w:t>e profil d’un utilisateur peut être amen</w:t>
      </w:r>
      <w:r w:rsidR="00230C65">
        <w:t>é</w:t>
      </w:r>
      <w:r w:rsidR="00580DB4">
        <w:t xml:space="preserve"> à évoluer (</w:t>
      </w:r>
      <w:r w:rsidR="00AE145D">
        <w:t xml:space="preserve">par </w:t>
      </w:r>
      <w:r w:rsidR="00187913">
        <w:t>exemple</w:t>
      </w:r>
      <w:r w:rsidR="00AE145D">
        <w:t xml:space="preserve"> </w:t>
      </w:r>
      <w:r w:rsidR="00580DB4">
        <w:t>un technicien devient valideur</w:t>
      </w:r>
      <w:r w:rsidR="00187913">
        <w:t xml:space="preserve"> ou </w:t>
      </w:r>
      <w:r w:rsidR="00580DB4">
        <w:t>un usager devient admin).</w:t>
      </w:r>
      <w:r w:rsidR="006417DC">
        <w:t xml:space="preserve"> </w:t>
      </w:r>
      <w:r w:rsidR="00580DB4">
        <w:t xml:space="preserve">Le cas échéant, il faudra </w:t>
      </w:r>
      <w:r w:rsidR="00083303">
        <w:t>créer une nouvelle habilitation (</w:t>
      </w:r>
      <w:r w:rsidR="00B20229">
        <w:t xml:space="preserve">en </w:t>
      </w:r>
      <w:r w:rsidR="00083303">
        <w:t xml:space="preserve">date jour) et </w:t>
      </w:r>
      <w:r w:rsidR="00B20229">
        <w:t>renseigner</w:t>
      </w:r>
      <w:r w:rsidR="00083303">
        <w:t xml:space="preserve"> la date d’expiration de l’habilitation précédente</w:t>
      </w:r>
      <w:r w:rsidR="00B20229">
        <w:t xml:space="preserve"> (même date)</w:t>
      </w:r>
      <w:r w:rsidR="00083303">
        <w:t>.</w:t>
      </w:r>
    </w:p>
    <w:p w14:paraId="3BF49956" w14:textId="1A14E3DD" w:rsidR="00662DCA" w:rsidRDefault="00547902" w:rsidP="002050EF">
      <w:pPr>
        <w:pStyle w:val="Corpsdetexte"/>
        <w:jc w:val="both"/>
      </w:pPr>
      <w:r>
        <w:t>Il n’y a pa</w:t>
      </w:r>
      <w:r w:rsidR="00DD5EAF">
        <w:t xml:space="preserve">s de table pour les niveaux d’habilitations. La liste de ces niveaux est </w:t>
      </w:r>
      <w:r w:rsidR="00F1288A">
        <w:t xml:space="preserve">inscrite </w:t>
      </w:r>
      <w:r w:rsidR="00C26DDA">
        <w:t>«</w:t>
      </w:r>
      <w:r w:rsidR="00DD5EAF">
        <w:t>en dur</w:t>
      </w:r>
      <w:r w:rsidR="00C26DDA">
        <w:t>»</w:t>
      </w:r>
      <w:r w:rsidR="00DD5EAF">
        <w:t xml:space="preserve"> dans le code du programme.</w:t>
      </w:r>
    </w:p>
    <w:p w14:paraId="350021CF" w14:textId="3020861D" w:rsidR="00DD5EAF" w:rsidRDefault="00D119EA" w:rsidP="002050EF">
      <w:pPr>
        <w:pStyle w:val="Paragraphedeliste"/>
        <w:numPr>
          <w:ilvl w:val="0"/>
          <w:numId w:val="6"/>
        </w:numPr>
        <w:spacing w:after="0"/>
        <w:jc w:val="both"/>
        <w:rPr>
          <w:sz w:val="24"/>
          <w:szCs w:val="24"/>
        </w:rPr>
      </w:pPr>
      <w:r>
        <w:rPr>
          <w:sz w:val="24"/>
          <w:szCs w:val="24"/>
        </w:rPr>
        <w:t xml:space="preserve"> U</w:t>
      </w:r>
      <w:r w:rsidR="00DD5EAF">
        <w:rPr>
          <w:sz w:val="24"/>
          <w:szCs w:val="24"/>
        </w:rPr>
        <w:t>tilisateur inactivé</w:t>
      </w:r>
    </w:p>
    <w:p w14:paraId="1BDB488A" w14:textId="335C2EE2" w:rsidR="00DD5EAF" w:rsidRDefault="00D119EA" w:rsidP="002050EF">
      <w:pPr>
        <w:pStyle w:val="Paragraphedeliste"/>
        <w:numPr>
          <w:ilvl w:val="0"/>
          <w:numId w:val="6"/>
        </w:numPr>
        <w:spacing w:after="0"/>
        <w:jc w:val="both"/>
        <w:rPr>
          <w:sz w:val="24"/>
          <w:szCs w:val="24"/>
        </w:rPr>
      </w:pPr>
      <w:r>
        <w:rPr>
          <w:sz w:val="24"/>
          <w:szCs w:val="24"/>
        </w:rPr>
        <w:t>Usager (externe)</w:t>
      </w:r>
    </w:p>
    <w:p w14:paraId="42018E48" w14:textId="16B6AA08" w:rsidR="00D119EA" w:rsidRDefault="00D119EA" w:rsidP="002050EF">
      <w:pPr>
        <w:pStyle w:val="Paragraphedeliste"/>
        <w:numPr>
          <w:ilvl w:val="0"/>
          <w:numId w:val="6"/>
        </w:numPr>
        <w:spacing w:after="0"/>
        <w:jc w:val="both"/>
        <w:rPr>
          <w:sz w:val="24"/>
          <w:szCs w:val="24"/>
        </w:rPr>
      </w:pPr>
      <w:r>
        <w:rPr>
          <w:sz w:val="24"/>
          <w:szCs w:val="24"/>
        </w:rPr>
        <w:t>Technicien (</w:t>
      </w:r>
      <w:r w:rsidR="005A00DA">
        <w:rPr>
          <w:sz w:val="24"/>
          <w:szCs w:val="24"/>
        </w:rPr>
        <w:t>externe</w:t>
      </w:r>
      <w:r>
        <w:rPr>
          <w:sz w:val="24"/>
          <w:szCs w:val="24"/>
        </w:rPr>
        <w:t>)</w:t>
      </w:r>
    </w:p>
    <w:p w14:paraId="70426A7F" w14:textId="0B7CED3B" w:rsidR="00D119EA" w:rsidRDefault="00D119EA" w:rsidP="002050EF">
      <w:pPr>
        <w:pStyle w:val="Paragraphedeliste"/>
        <w:numPr>
          <w:ilvl w:val="0"/>
          <w:numId w:val="6"/>
        </w:numPr>
        <w:spacing w:after="0"/>
        <w:jc w:val="both"/>
        <w:rPr>
          <w:sz w:val="24"/>
          <w:szCs w:val="24"/>
        </w:rPr>
      </w:pPr>
      <w:r>
        <w:rPr>
          <w:sz w:val="24"/>
          <w:szCs w:val="24"/>
        </w:rPr>
        <w:t>Valideur (</w:t>
      </w:r>
      <w:r w:rsidR="005A00DA">
        <w:rPr>
          <w:sz w:val="24"/>
          <w:szCs w:val="24"/>
        </w:rPr>
        <w:t>interne</w:t>
      </w:r>
      <w:r>
        <w:rPr>
          <w:sz w:val="24"/>
          <w:szCs w:val="24"/>
        </w:rPr>
        <w:t>)</w:t>
      </w:r>
    </w:p>
    <w:p w14:paraId="09FA4DAD" w14:textId="464B2E31" w:rsidR="00D119EA" w:rsidRPr="00DD5EAF" w:rsidRDefault="00D119EA" w:rsidP="002050EF">
      <w:pPr>
        <w:pStyle w:val="Paragraphedeliste"/>
        <w:numPr>
          <w:ilvl w:val="0"/>
          <w:numId w:val="6"/>
        </w:numPr>
        <w:spacing w:after="0"/>
        <w:jc w:val="both"/>
        <w:rPr>
          <w:sz w:val="24"/>
          <w:szCs w:val="24"/>
        </w:rPr>
      </w:pPr>
      <w:r>
        <w:rPr>
          <w:sz w:val="24"/>
          <w:szCs w:val="24"/>
        </w:rPr>
        <w:t>Admin (</w:t>
      </w:r>
      <w:r w:rsidR="005A00DA">
        <w:rPr>
          <w:sz w:val="24"/>
          <w:szCs w:val="24"/>
        </w:rPr>
        <w:t>ex</w:t>
      </w:r>
      <w:r>
        <w:rPr>
          <w:sz w:val="24"/>
          <w:szCs w:val="24"/>
        </w:rPr>
        <w:t>terne)</w:t>
      </w:r>
    </w:p>
    <w:p w14:paraId="32D2CDAA" w14:textId="2BE2363B" w:rsidR="00D8541D" w:rsidRDefault="00D8541D" w:rsidP="002050EF">
      <w:pPr>
        <w:spacing w:after="0"/>
        <w:contextualSpacing/>
        <w:jc w:val="both"/>
        <w:rPr>
          <w:sz w:val="24"/>
          <w:szCs w:val="24"/>
        </w:rPr>
      </w:pPr>
    </w:p>
    <w:p w14:paraId="3449DED3" w14:textId="74EC2D10" w:rsidR="00D119EA" w:rsidRDefault="00D119EA" w:rsidP="002050EF">
      <w:pPr>
        <w:pStyle w:val="Corpsdetexte"/>
        <w:jc w:val="both"/>
      </w:pPr>
      <w:r>
        <w:t>Un utilisateur interne (champs ut_presta vide) ne peut pas accéder aux profils 2 et 3.</w:t>
      </w:r>
    </w:p>
    <w:p w14:paraId="642351F3" w14:textId="30730536" w:rsidR="00D119EA" w:rsidRDefault="00D119EA" w:rsidP="002050EF">
      <w:pPr>
        <w:pStyle w:val="Corpsdetexte"/>
        <w:jc w:val="both"/>
      </w:pPr>
      <w:r>
        <w:t>De même, un utilisateur externe (champs ut_presta rempli) n’a pas accès aux profils 1 et 4.</w:t>
      </w:r>
    </w:p>
    <w:p w14:paraId="04200158" w14:textId="6526046C" w:rsidR="006E1125" w:rsidRPr="00A64817" w:rsidRDefault="006E1125" w:rsidP="002050EF">
      <w:pPr>
        <w:pStyle w:val="lgende"/>
      </w:pPr>
      <w:r>
        <w:t xml:space="preserve">Extrait </w:t>
      </w:r>
      <w:r w:rsidR="003C5B77">
        <w:t>MySQL</w:t>
      </w:r>
      <w:r>
        <w:t> : Utilisateurs et historique d’habilitations</w:t>
      </w:r>
    </w:p>
    <w:p w14:paraId="46E0A5EE" w14:textId="4FB41FC9" w:rsidR="006E1125" w:rsidRDefault="006E1125" w:rsidP="002050EF">
      <w:pPr>
        <w:spacing w:after="0"/>
        <w:contextualSpacing/>
        <w:jc w:val="both"/>
        <w:rPr>
          <w:sz w:val="24"/>
          <w:szCs w:val="24"/>
        </w:rPr>
      </w:pPr>
      <w:r>
        <w:rPr>
          <w:noProof/>
        </w:rPr>
        <w:drawing>
          <wp:inline distT="0" distB="0" distL="0" distR="0" wp14:anchorId="4430CA73" wp14:editId="1ED36DE1">
            <wp:extent cx="6438900" cy="70485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38900" cy="704850"/>
                    </a:xfrm>
                    <a:prstGeom prst="rect">
                      <a:avLst/>
                    </a:prstGeom>
                  </pic:spPr>
                </pic:pic>
              </a:graphicData>
            </a:graphic>
          </wp:inline>
        </w:drawing>
      </w:r>
    </w:p>
    <w:p w14:paraId="077E8E36" w14:textId="2056100B" w:rsidR="006E1125" w:rsidRPr="006E1125" w:rsidRDefault="006E1125" w:rsidP="002050EF">
      <w:pPr>
        <w:spacing w:after="0"/>
        <w:ind w:firstLine="360"/>
        <w:contextualSpacing/>
        <w:jc w:val="both"/>
      </w:pPr>
      <w:r w:rsidRPr="006E1125">
        <w:t>Fad est Technicien depuis</w:t>
      </w:r>
      <w:r>
        <w:t xml:space="preserve"> le</w:t>
      </w:r>
      <w:r w:rsidRPr="006E1125">
        <w:t xml:space="preserve"> 15/09/2022</w:t>
      </w:r>
    </w:p>
    <w:p w14:paraId="71CDC60C" w14:textId="302C4BC6" w:rsidR="006E1125" w:rsidRDefault="006E1125" w:rsidP="002050EF">
      <w:pPr>
        <w:pStyle w:val="Retrait1religne"/>
        <w:spacing w:after="0"/>
        <w:contextualSpacing/>
        <w:jc w:val="both"/>
      </w:pPr>
      <w:r w:rsidRPr="006E1125">
        <w:t xml:space="preserve">Blaurent a été Technicien </w:t>
      </w:r>
      <w:r w:rsidR="00DC73B3">
        <w:t xml:space="preserve">du 15/06/2022 </w:t>
      </w:r>
      <w:r w:rsidRPr="006E1125">
        <w:t>au 21/10/2022 et est Valideur depuis.</w:t>
      </w:r>
    </w:p>
    <w:p w14:paraId="2E63BB54" w14:textId="77777777" w:rsidR="009B5C7A" w:rsidRPr="006E1125" w:rsidRDefault="009B5C7A" w:rsidP="002050EF">
      <w:pPr>
        <w:pStyle w:val="Retrait1religne"/>
        <w:spacing w:after="0"/>
        <w:contextualSpacing/>
        <w:jc w:val="both"/>
      </w:pPr>
    </w:p>
    <w:p w14:paraId="2B091E77" w14:textId="13AA47AE" w:rsidR="00D8541D" w:rsidRDefault="00D8541D" w:rsidP="002050EF">
      <w:pPr>
        <w:pStyle w:val="Corpsdetexte"/>
        <w:spacing w:after="0"/>
        <w:contextualSpacing/>
        <w:jc w:val="both"/>
      </w:pPr>
      <w:r>
        <w:t>Un utilisateur ayant quitté l’entreprise peut être amené à revenir. Ce sera surtout le cas pour les prestataires.</w:t>
      </w:r>
      <w:r w:rsidR="009B5C7A">
        <w:t xml:space="preserve"> </w:t>
      </w:r>
      <w:r>
        <w:t>Son compte ne sera donc pas supprimé immédiatement.</w:t>
      </w:r>
      <w:r w:rsidR="006417DC">
        <w:t xml:space="preserve"> </w:t>
      </w:r>
      <w:r>
        <w:t xml:space="preserve">Il sera dans un premier temps inactivé. Pour cela </w:t>
      </w:r>
      <w:r w:rsidR="008330C6">
        <w:t>le</w:t>
      </w:r>
      <w:r>
        <w:t xml:space="preserve"> profil </w:t>
      </w:r>
      <w:r w:rsidR="008330C6">
        <w:t xml:space="preserve">0 </w:t>
      </w:r>
      <w:r>
        <w:t>lui sera affecté et son mot de passe détruit.</w:t>
      </w:r>
      <w:r w:rsidR="006417DC">
        <w:t xml:space="preserve"> </w:t>
      </w:r>
      <w:r>
        <w:t>Les comptes inactivés devront être détruits au maximum 36 mois après inactivation.</w:t>
      </w:r>
      <w:r w:rsidR="00C74919">
        <w:t xml:space="preserve"> Charge à l’Admin de procéder à la destruction.</w:t>
      </w:r>
    </w:p>
    <w:p w14:paraId="068C88B3" w14:textId="77777777" w:rsidR="009B5C7A" w:rsidRDefault="009B5C7A" w:rsidP="002050EF">
      <w:pPr>
        <w:pStyle w:val="Corpsdetexte"/>
        <w:spacing w:after="0"/>
        <w:contextualSpacing/>
        <w:jc w:val="both"/>
      </w:pPr>
    </w:p>
    <w:p w14:paraId="17E28D81" w14:textId="66551BAB" w:rsidR="00D8541D" w:rsidRDefault="00D8541D" w:rsidP="002050EF">
      <w:pPr>
        <w:pStyle w:val="Corpsdetexte"/>
        <w:spacing w:after="0"/>
        <w:contextualSpacing/>
        <w:jc w:val="both"/>
      </w:pPr>
      <w:r>
        <w:t xml:space="preserve">À tout moment, </w:t>
      </w:r>
      <w:r w:rsidR="00E73CF5">
        <w:t xml:space="preserve">un </w:t>
      </w:r>
      <w:r>
        <w:t xml:space="preserve">Admin </w:t>
      </w:r>
      <w:r w:rsidR="00E73CF5">
        <w:t>ou</w:t>
      </w:r>
      <w:r>
        <w:t xml:space="preserve"> valideur peut affecter n’importe quel technicien (de la spécialité) à un incident.</w:t>
      </w:r>
    </w:p>
    <w:p w14:paraId="695B5245" w14:textId="0566F95E" w:rsidR="00D8541D" w:rsidRDefault="00E73CF5" w:rsidP="002050EF">
      <w:pPr>
        <w:pStyle w:val="Corpsdetexte"/>
        <w:spacing w:after="0"/>
        <w:contextualSpacing/>
        <w:jc w:val="both"/>
      </w:pPr>
      <w:r>
        <w:t xml:space="preserve">Un </w:t>
      </w:r>
      <w:r w:rsidR="00D8541D">
        <w:t>admin peut clôturer un incident résolu à la place de l’usager.</w:t>
      </w:r>
    </w:p>
    <w:p w14:paraId="6F701B0C" w14:textId="10912DEB" w:rsidR="00D8541D" w:rsidRDefault="00D8541D" w:rsidP="002050EF">
      <w:pPr>
        <w:pStyle w:val="Corpsdetexte"/>
        <w:spacing w:after="0"/>
        <w:contextualSpacing/>
        <w:jc w:val="both"/>
      </w:pPr>
      <w:r>
        <w:t xml:space="preserve">Ainsi, l’inactivation d’un utilisateur n’a pas d’impact sur le suivi des incidents. Il est tout de même nécessaire d’avoir au </w:t>
      </w:r>
      <w:r w:rsidR="008330C6">
        <w:t>moins</w:t>
      </w:r>
      <w:r>
        <w:t xml:space="preserve"> </w:t>
      </w:r>
      <w:r w:rsidR="00872FC8">
        <w:t xml:space="preserve">un </w:t>
      </w:r>
      <w:r>
        <w:t>compte Admin actif.</w:t>
      </w:r>
    </w:p>
    <w:p w14:paraId="2C9B56E1" w14:textId="5FC9AA57" w:rsidR="009B5C7A" w:rsidRDefault="009B5C7A" w:rsidP="002050EF">
      <w:pPr>
        <w:jc w:val="both"/>
      </w:pPr>
      <w:r>
        <w:br w:type="page"/>
      </w:r>
    </w:p>
    <w:p w14:paraId="1F0EF0A4" w14:textId="5A058FE9" w:rsidR="00580DB4" w:rsidRPr="00580DB4" w:rsidRDefault="00580DB4" w:rsidP="002050EF">
      <w:pPr>
        <w:pStyle w:val="Titre4"/>
        <w:jc w:val="both"/>
      </w:pPr>
      <w:bookmarkStart w:id="54" w:name="_Toc126601330"/>
      <w:r w:rsidRPr="00580DB4">
        <w:lastRenderedPageBreak/>
        <w:t>Prestataires</w:t>
      </w:r>
      <w:r w:rsidR="00B03006">
        <w:t xml:space="preserve"> - Types d’incidents</w:t>
      </w:r>
      <w:bookmarkEnd w:id="54"/>
    </w:p>
    <w:p w14:paraId="63907088" w14:textId="7B9D61E3" w:rsidR="00A64817" w:rsidRDefault="00A64817" w:rsidP="002050EF">
      <w:pPr>
        <w:pStyle w:val="Corpsdetexte"/>
        <w:jc w:val="both"/>
      </w:pPr>
      <w:r>
        <w:t>Nous sommes dans un outil de gestion d’incident</w:t>
      </w:r>
      <w:r w:rsidR="00E60E84">
        <w:t>s</w:t>
      </w:r>
      <w:r>
        <w:t xml:space="preserve">. Le nom exact de l’entreprise </w:t>
      </w:r>
      <w:r w:rsidR="00C10A3B">
        <w:t>a</w:t>
      </w:r>
      <w:r>
        <w:t xml:space="preserve"> assez peu </w:t>
      </w:r>
      <w:r w:rsidR="00C10A3B">
        <w:t>d’</w:t>
      </w:r>
      <w:r>
        <w:t>importan</w:t>
      </w:r>
      <w:r w:rsidR="00C10A3B">
        <w:t>ce</w:t>
      </w:r>
      <w:r>
        <w:t>. Ce qui compte, c’est qu’elle soit rattachée aux bons types d’incidents et que ses techniciens/valideurs soient bien identifiés</w:t>
      </w:r>
      <w:r>
        <w:rPr>
          <w:rStyle w:val="Appelnotedebasdep"/>
          <w:sz w:val="24"/>
          <w:szCs w:val="24"/>
        </w:rPr>
        <w:footnoteReference w:id="17"/>
      </w:r>
      <w:r>
        <w:t>.</w:t>
      </w:r>
      <w:r w:rsidR="00E60E84">
        <w:t xml:space="preserve"> C’est pour ça I</w:t>
      </w:r>
      <w:commentRangeStart w:id="55"/>
      <w:r w:rsidR="00E60E84">
        <w:t xml:space="preserve">l n’y a pas de date début/fin pour les entreprises prestataires. Si une entreprise perd le contrat, il suffira de remplacer son nom par un autre dans la table </w:t>
      </w:r>
      <w:r w:rsidR="00C26DDA">
        <w:t>«</w:t>
      </w:r>
      <w:r w:rsidR="00E60E84">
        <w:t>presta</w:t>
      </w:r>
      <w:r w:rsidR="00C26DDA">
        <w:t>»</w:t>
      </w:r>
      <w:r w:rsidR="00E60E84">
        <w:t xml:space="preserve">. </w:t>
      </w:r>
      <w:commentRangeEnd w:id="55"/>
      <w:r w:rsidR="00E60E84">
        <w:rPr>
          <w:rStyle w:val="Marquedecommentaire"/>
        </w:rPr>
        <w:commentReference w:id="55"/>
      </w:r>
    </w:p>
    <w:p w14:paraId="2CCC741C" w14:textId="27C8F11A" w:rsidR="00A64817" w:rsidRPr="00A64817" w:rsidRDefault="00ED22DF" w:rsidP="002050EF">
      <w:pPr>
        <w:pStyle w:val="lgende"/>
      </w:pPr>
      <w:r>
        <w:t xml:space="preserve">Extrait </w:t>
      </w:r>
      <w:r w:rsidR="003C5B77">
        <w:t>MySQL </w:t>
      </w:r>
      <w:r>
        <w:t xml:space="preserve">: </w:t>
      </w:r>
      <w:r w:rsidR="00A64817">
        <w:t>Presta - utilisateurs</w:t>
      </w:r>
    </w:p>
    <w:p w14:paraId="73864624" w14:textId="04CBA289" w:rsidR="0033253E" w:rsidRDefault="0033253E" w:rsidP="002050EF">
      <w:pPr>
        <w:spacing w:after="0"/>
        <w:contextualSpacing/>
        <w:jc w:val="both"/>
        <w:rPr>
          <w:noProof/>
        </w:rPr>
      </w:pPr>
      <w:r>
        <w:rPr>
          <w:noProof/>
        </w:rPr>
        <w:drawing>
          <wp:inline distT="0" distB="0" distL="0" distR="0" wp14:anchorId="4C363D00" wp14:editId="57CF1439">
            <wp:extent cx="3362325" cy="1133475"/>
            <wp:effectExtent l="0" t="0" r="9525" b="9525"/>
            <wp:docPr id="63" name="Image 6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able&#10;&#10;Description générée automatiquement"/>
                    <pic:cNvPicPr/>
                  </pic:nvPicPr>
                  <pic:blipFill>
                    <a:blip r:embed="rId28"/>
                    <a:stretch>
                      <a:fillRect/>
                    </a:stretch>
                  </pic:blipFill>
                  <pic:spPr>
                    <a:xfrm>
                      <a:off x="0" y="0"/>
                      <a:ext cx="3362325" cy="1133475"/>
                    </a:xfrm>
                    <a:prstGeom prst="rect">
                      <a:avLst/>
                    </a:prstGeom>
                  </pic:spPr>
                </pic:pic>
              </a:graphicData>
            </a:graphic>
          </wp:inline>
        </w:drawing>
      </w:r>
      <w:r w:rsidRPr="0033253E">
        <w:rPr>
          <w:noProof/>
        </w:rPr>
        <w:t xml:space="preserve"> </w:t>
      </w:r>
      <w:r>
        <w:rPr>
          <w:noProof/>
        </w:rPr>
        <w:drawing>
          <wp:inline distT="0" distB="0" distL="0" distR="0" wp14:anchorId="0E484839" wp14:editId="06077CD1">
            <wp:extent cx="2581275" cy="885825"/>
            <wp:effectExtent l="0" t="0" r="9525"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1275" cy="885825"/>
                    </a:xfrm>
                    <a:prstGeom prst="rect">
                      <a:avLst/>
                    </a:prstGeom>
                  </pic:spPr>
                </pic:pic>
              </a:graphicData>
            </a:graphic>
          </wp:inline>
        </w:drawing>
      </w:r>
    </w:p>
    <w:p w14:paraId="272DE181" w14:textId="2630D800" w:rsidR="00AA6FC0" w:rsidRDefault="00AA6FC0" w:rsidP="002050EF">
      <w:pPr>
        <w:spacing w:after="0"/>
        <w:contextualSpacing/>
        <w:jc w:val="both"/>
        <w:rPr>
          <w:sz w:val="24"/>
          <w:szCs w:val="24"/>
        </w:rPr>
      </w:pPr>
    </w:p>
    <w:p w14:paraId="315189AB" w14:textId="7E27F3B3" w:rsidR="00B03006" w:rsidRDefault="00B03006" w:rsidP="002050EF">
      <w:pPr>
        <w:pStyle w:val="Corpsdetexte"/>
        <w:jc w:val="both"/>
      </w:pPr>
      <w:r>
        <w:t>Chaque type d’incidents ne peut être traité que par une entreprise prestataire en particulier, ces entreprises étant spécialisées.</w:t>
      </w:r>
    </w:p>
    <w:p w14:paraId="7F18752B" w14:textId="50D4EE3A" w:rsidR="0055222E" w:rsidRDefault="00ED22DF" w:rsidP="002050EF">
      <w:pPr>
        <w:pStyle w:val="lgende"/>
      </w:pPr>
      <w:r>
        <w:t xml:space="preserve">Extrait </w:t>
      </w:r>
      <w:r w:rsidR="003C5B77">
        <w:t>MySQL </w:t>
      </w:r>
      <w:r>
        <w:t xml:space="preserve">: </w:t>
      </w:r>
      <w:r w:rsidR="0055222E">
        <w:t>Presta – types d’incidents</w:t>
      </w:r>
    </w:p>
    <w:p w14:paraId="47BC1910" w14:textId="09900595" w:rsidR="0033253E" w:rsidRPr="00A64817" w:rsidRDefault="0033253E" w:rsidP="002050EF">
      <w:pPr>
        <w:pStyle w:val="lgende"/>
      </w:pPr>
      <w:r>
        <w:rPr>
          <w:noProof/>
        </w:rPr>
        <w:drawing>
          <wp:inline distT="0" distB="0" distL="0" distR="0" wp14:anchorId="477477A3" wp14:editId="5A1E7A7C">
            <wp:extent cx="4438650" cy="1343025"/>
            <wp:effectExtent l="0" t="0" r="0" b="9525"/>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38650" cy="1343025"/>
                    </a:xfrm>
                    <a:prstGeom prst="rect">
                      <a:avLst/>
                    </a:prstGeom>
                  </pic:spPr>
                </pic:pic>
              </a:graphicData>
            </a:graphic>
          </wp:inline>
        </w:drawing>
      </w:r>
    </w:p>
    <w:p w14:paraId="2EFADB15" w14:textId="1825D3BF" w:rsidR="00AA6FC0" w:rsidRDefault="00AA6FC0" w:rsidP="002050EF">
      <w:pPr>
        <w:jc w:val="both"/>
        <w:rPr>
          <w:sz w:val="24"/>
          <w:szCs w:val="24"/>
        </w:rPr>
      </w:pPr>
    </w:p>
    <w:p w14:paraId="080E6D59" w14:textId="4ADA95CC" w:rsidR="00580DB4" w:rsidRPr="00580DB4" w:rsidRDefault="00580DB4" w:rsidP="002050EF">
      <w:pPr>
        <w:pStyle w:val="Titre4"/>
        <w:jc w:val="both"/>
      </w:pPr>
      <w:bookmarkStart w:id="56" w:name="_Toc126601331"/>
      <w:r w:rsidRPr="00580DB4">
        <w:t>Emplacements</w:t>
      </w:r>
      <w:r w:rsidR="00B03006">
        <w:t xml:space="preserve"> – Types d’emplacements</w:t>
      </w:r>
      <w:bookmarkEnd w:id="56"/>
      <w:r w:rsidR="00B03006">
        <w:t xml:space="preserve"> </w:t>
      </w:r>
    </w:p>
    <w:p w14:paraId="58F4C386" w14:textId="514BA85C" w:rsidR="00A64817" w:rsidRDefault="00A64817" w:rsidP="002050EF">
      <w:pPr>
        <w:pStyle w:val="Corpsdetexte"/>
        <w:jc w:val="both"/>
      </w:pPr>
      <w:r>
        <w:t>Chaque emplacement appartient à un type d’emplacement particulier. Il ne peut pas arriver n’importe quel type d’incident d</w:t>
      </w:r>
      <w:r w:rsidR="00230C65">
        <w:t>ans</w:t>
      </w:r>
      <w:r>
        <w:t xml:space="preserve"> n’importe quel type d’emplacement.</w:t>
      </w:r>
    </w:p>
    <w:p w14:paraId="45213170" w14:textId="6329E7E2" w:rsidR="00A64817" w:rsidRDefault="00ED22DF" w:rsidP="002050EF">
      <w:pPr>
        <w:pStyle w:val="lgende"/>
      </w:pPr>
      <w:r>
        <w:t xml:space="preserve">Extrait </w:t>
      </w:r>
      <w:r w:rsidR="003C5B77">
        <w:t>MySQL </w:t>
      </w:r>
      <w:r>
        <w:t xml:space="preserve">: </w:t>
      </w:r>
      <w:r w:rsidR="00A64817" w:rsidRPr="00A64817">
        <w:t>Emplacement</w:t>
      </w:r>
      <w:r w:rsidR="00230C65">
        <w:t>s</w:t>
      </w:r>
      <w:r w:rsidR="00A64817" w:rsidRPr="00A64817">
        <w:t xml:space="preserve"> - type</w:t>
      </w:r>
      <w:r w:rsidR="00230C65">
        <w:t>s</w:t>
      </w:r>
      <w:r w:rsidR="00A64817" w:rsidRPr="00A64817">
        <w:t xml:space="preserve"> d’emplacements</w:t>
      </w:r>
    </w:p>
    <w:p w14:paraId="4EC9703A" w14:textId="2142DC5A" w:rsidR="000B72D5" w:rsidRPr="00A64817" w:rsidRDefault="000B72D5" w:rsidP="002050EF">
      <w:pPr>
        <w:pStyle w:val="lgende"/>
      </w:pPr>
      <w:r>
        <w:rPr>
          <w:noProof/>
        </w:rPr>
        <w:drawing>
          <wp:inline distT="0" distB="0" distL="0" distR="0" wp14:anchorId="6DA37797" wp14:editId="332FCD99">
            <wp:extent cx="4457700" cy="1666875"/>
            <wp:effectExtent l="0" t="0" r="0" b="9525"/>
            <wp:docPr id="206" name="Image 206"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 206" descr="Une image contenant texte, capture d’écran, intérieur&#10;&#10;Description générée automatiquement"/>
                    <pic:cNvPicPr/>
                  </pic:nvPicPr>
                  <pic:blipFill>
                    <a:blip r:embed="rId31"/>
                    <a:stretch>
                      <a:fillRect/>
                    </a:stretch>
                  </pic:blipFill>
                  <pic:spPr>
                    <a:xfrm>
                      <a:off x="0" y="0"/>
                      <a:ext cx="4457700" cy="1666875"/>
                    </a:xfrm>
                    <a:prstGeom prst="rect">
                      <a:avLst/>
                    </a:prstGeom>
                  </pic:spPr>
                </pic:pic>
              </a:graphicData>
            </a:graphic>
          </wp:inline>
        </w:drawing>
      </w:r>
    </w:p>
    <w:p w14:paraId="338D245B" w14:textId="56FD62B4" w:rsidR="00062108" w:rsidRDefault="00062108" w:rsidP="002050EF">
      <w:pPr>
        <w:jc w:val="both"/>
        <w:rPr>
          <w:sz w:val="24"/>
          <w:szCs w:val="24"/>
        </w:rPr>
      </w:pPr>
      <w:r>
        <w:rPr>
          <w:sz w:val="24"/>
          <w:szCs w:val="24"/>
        </w:rPr>
        <w:br w:type="page"/>
      </w:r>
    </w:p>
    <w:p w14:paraId="51C08368" w14:textId="77777777" w:rsidR="000C5F2C" w:rsidRDefault="000C5F2C" w:rsidP="002050EF">
      <w:pPr>
        <w:spacing w:after="0"/>
        <w:contextualSpacing/>
        <w:jc w:val="both"/>
        <w:rPr>
          <w:sz w:val="24"/>
          <w:szCs w:val="24"/>
        </w:rPr>
      </w:pPr>
    </w:p>
    <w:p w14:paraId="58A90656" w14:textId="0EDBC831" w:rsidR="0055222E" w:rsidRPr="00A64817" w:rsidRDefault="00ED22DF" w:rsidP="002050EF">
      <w:pPr>
        <w:pStyle w:val="lgende"/>
      </w:pPr>
      <w:r>
        <w:t xml:space="preserve">Extrait </w:t>
      </w:r>
      <w:r w:rsidR="003C5B77">
        <w:t>MySQL </w:t>
      </w:r>
      <w:r>
        <w:t xml:space="preserve">: </w:t>
      </w:r>
      <w:r w:rsidR="0055222E">
        <w:t>Mapping type</w:t>
      </w:r>
      <w:r w:rsidR="00062108">
        <w:t>s</w:t>
      </w:r>
      <w:r w:rsidR="0055222E">
        <w:t xml:space="preserve"> d’</w:t>
      </w:r>
      <w:r w:rsidR="002443AE">
        <w:t>e</w:t>
      </w:r>
      <w:r w:rsidR="0055222E">
        <w:t>mplacement</w:t>
      </w:r>
      <w:r w:rsidR="00062108">
        <w:t>s</w:t>
      </w:r>
      <w:r w:rsidR="0055222E">
        <w:t>-type</w:t>
      </w:r>
      <w:r w:rsidR="00062108">
        <w:t>s</w:t>
      </w:r>
      <w:r w:rsidR="0055222E">
        <w:t xml:space="preserve"> d’incident</w:t>
      </w:r>
      <w:r w:rsidR="00062108">
        <w:t>s</w:t>
      </w:r>
    </w:p>
    <w:p w14:paraId="6831C08A" w14:textId="10DC1F36" w:rsidR="000C5F2C" w:rsidRDefault="00062108" w:rsidP="002050EF">
      <w:pPr>
        <w:spacing w:after="0"/>
        <w:contextualSpacing/>
        <w:jc w:val="both"/>
        <w:rPr>
          <w:sz w:val="24"/>
          <w:szCs w:val="24"/>
        </w:rPr>
      </w:pPr>
      <w:r>
        <w:rPr>
          <w:noProof/>
        </w:rPr>
        <w:drawing>
          <wp:inline distT="0" distB="0" distL="0" distR="0" wp14:anchorId="67A60300" wp14:editId="533EBF70">
            <wp:extent cx="3705726" cy="2581456"/>
            <wp:effectExtent l="0" t="0" r="9525"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32"/>
                    <a:stretch>
                      <a:fillRect/>
                    </a:stretch>
                  </pic:blipFill>
                  <pic:spPr>
                    <a:xfrm>
                      <a:off x="0" y="0"/>
                      <a:ext cx="3715478" cy="2588249"/>
                    </a:xfrm>
                    <a:prstGeom prst="rect">
                      <a:avLst/>
                    </a:prstGeom>
                  </pic:spPr>
                </pic:pic>
              </a:graphicData>
            </a:graphic>
          </wp:inline>
        </w:drawing>
      </w:r>
    </w:p>
    <w:p w14:paraId="7CFA482A" w14:textId="294318EF" w:rsidR="00B03006" w:rsidRDefault="00B03006" w:rsidP="002050EF">
      <w:pPr>
        <w:jc w:val="both"/>
        <w:rPr>
          <w:b/>
          <w:bCs/>
          <w:sz w:val="20"/>
          <w:szCs w:val="20"/>
        </w:rPr>
      </w:pPr>
    </w:p>
    <w:p w14:paraId="2A9510B5" w14:textId="40509DC9" w:rsidR="00003518" w:rsidRDefault="00D119EA" w:rsidP="002050EF">
      <w:pPr>
        <w:pStyle w:val="Titre4"/>
        <w:jc w:val="both"/>
      </w:pPr>
      <w:bookmarkStart w:id="57" w:name="_Toc126601332"/>
      <w:r>
        <w:t>I</w:t>
      </w:r>
      <w:r w:rsidR="00003518" w:rsidRPr="00D34636">
        <w:t>ncidents</w:t>
      </w:r>
      <w:bookmarkEnd w:id="57"/>
      <w:r w:rsidR="00003518" w:rsidRPr="00D34636">
        <w:t xml:space="preserve"> </w:t>
      </w:r>
    </w:p>
    <w:p w14:paraId="21C49586" w14:textId="60FD8580" w:rsidR="00D8541D" w:rsidRPr="00AF595B" w:rsidRDefault="00CD48C6" w:rsidP="002050EF">
      <w:pPr>
        <w:pStyle w:val="lgende"/>
      </w:pPr>
      <w:r>
        <w:t>Cycle de vie d’un incident</w:t>
      </w:r>
    </w:p>
    <w:p w14:paraId="33AEB91C" w14:textId="7F5812F1" w:rsidR="00003518" w:rsidRDefault="00D8541D" w:rsidP="002050EF">
      <w:pPr>
        <w:spacing w:after="0"/>
        <w:contextualSpacing/>
        <w:jc w:val="both"/>
        <w:rPr>
          <w:sz w:val="24"/>
          <w:szCs w:val="24"/>
        </w:rPr>
      </w:pPr>
      <w:r>
        <w:rPr>
          <w:noProof/>
        </w:rPr>
        <w:drawing>
          <wp:inline distT="0" distB="0" distL="0" distR="0" wp14:anchorId="1F6F201B" wp14:editId="13144581">
            <wp:extent cx="6777230" cy="3437828"/>
            <wp:effectExtent l="19050" t="19050" r="24130" b="107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94277" cy="344647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B6AED78" w14:textId="72C909FE" w:rsidR="009E4336" w:rsidRPr="00D34636" w:rsidRDefault="009E4336" w:rsidP="002050EF">
      <w:pPr>
        <w:pStyle w:val="Corpsdetexte"/>
        <w:jc w:val="both"/>
      </w:pPr>
      <w:r w:rsidRPr="00D34636">
        <w:t>Tous les incidents suivent le même parcourt</w:t>
      </w:r>
      <w:r w:rsidR="005029C8" w:rsidRPr="00D34636">
        <w:t xml:space="preserve"> </w:t>
      </w:r>
      <w:r w:rsidR="00CD48C6">
        <w:t xml:space="preserve">et passent par </w:t>
      </w:r>
      <w:r w:rsidRPr="00D34636">
        <w:t>4 états, ou statut</w:t>
      </w:r>
      <w:r w:rsidR="00E232AA" w:rsidRPr="00D34636">
        <w:t>s</w:t>
      </w:r>
      <w:r w:rsidR="00CD48C6">
        <w:t>, successifs</w:t>
      </w:r>
      <w:r w:rsidRPr="00D34636">
        <w:t>.</w:t>
      </w:r>
    </w:p>
    <w:p w14:paraId="4A828EC4" w14:textId="7B916239" w:rsidR="009E4336" w:rsidRPr="009B5C7A" w:rsidRDefault="009E4336" w:rsidP="002050EF">
      <w:pPr>
        <w:pStyle w:val="Paragraphedeliste"/>
        <w:numPr>
          <w:ilvl w:val="0"/>
          <w:numId w:val="19"/>
        </w:numPr>
        <w:spacing w:after="0"/>
        <w:jc w:val="both"/>
      </w:pPr>
      <w:r w:rsidRPr="009B5C7A">
        <w:t xml:space="preserve">A sa création, </w:t>
      </w:r>
      <w:r w:rsidR="009B5C7A" w:rsidRPr="009B5C7A">
        <w:t>un</w:t>
      </w:r>
      <w:r w:rsidRPr="009B5C7A">
        <w:t xml:space="preserve"> inc</w:t>
      </w:r>
      <w:r w:rsidR="00CD48C6" w:rsidRPr="009B5C7A">
        <w:t>ident</w:t>
      </w:r>
      <w:r w:rsidRPr="009B5C7A">
        <w:t xml:space="preserve"> est </w:t>
      </w:r>
      <w:r w:rsidRPr="009B5C7A">
        <w:rPr>
          <w:u w:val="single"/>
        </w:rPr>
        <w:t>en attente d’affection</w:t>
      </w:r>
      <w:r w:rsidRPr="009B5C7A">
        <w:t>.</w:t>
      </w:r>
      <w:r w:rsidR="00CD48C6" w:rsidRPr="009B5C7A">
        <w:t xml:space="preserve"> </w:t>
      </w:r>
      <w:r w:rsidRPr="009B5C7A">
        <w:t>Personne ne s’occupe encore de lui.</w:t>
      </w:r>
    </w:p>
    <w:p w14:paraId="7E155E64" w14:textId="1A5EBBC0" w:rsidR="009E4336" w:rsidRPr="009B5C7A" w:rsidRDefault="009E4336" w:rsidP="002050EF">
      <w:pPr>
        <w:pStyle w:val="Paragraphedeliste"/>
        <w:numPr>
          <w:ilvl w:val="0"/>
          <w:numId w:val="19"/>
        </w:numPr>
        <w:spacing w:after="0"/>
        <w:jc w:val="both"/>
      </w:pPr>
      <w:r w:rsidRPr="009B5C7A">
        <w:t xml:space="preserve">Puis un technicien lui est affecté. Il est donc </w:t>
      </w:r>
      <w:r w:rsidRPr="009B5C7A">
        <w:rPr>
          <w:u w:val="single"/>
        </w:rPr>
        <w:t>pris en charge</w:t>
      </w:r>
      <w:r w:rsidRPr="009B5C7A">
        <w:t>.</w:t>
      </w:r>
    </w:p>
    <w:p w14:paraId="3F5562D5" w14:textId="0F9E4E49" w:rsidR="009E4336" w:rsidRPr="009B5C7A" w:rsidRDefault="009E4336" w:rsidP="002050EF">
      <w:pPr>
        <w:pStyle w:val="Paragraphedeliste"/>
        <w:numPr>
          <w:ilvl w:val="0"/>
          <w:numId w:val="19"/>
        </w:numPr>
        <w:spacing w:after="0"/>
        <w:jc w:val="both"/>
      </w:pPr>
      <w:r w:rsidRPr="009B5C7A">
        <w:t>A la fin de l’intervention, l’inc</w:t>
      </w:r>
      <w:r w:rsidR="00CD48C6" w:rsidRPr="009B5C7A">
        <w:t>ident</w:t>
      </w:r>
      <w:r w:rsidRPr="009B5C7A">
        <w:t xml:space="preserve"> est </w:t>
      </w:r>
      <w:r w:rsidRPr="009B5C7A">
        <w:rPr>
          <w:u w:val="single"/>
        </w:rPr>
        <w:t>en attente de validation</w:t>
      </w:r>
      <w:r w:rsidRPr="009B5C7A">
        <w:t xml:space="preserve"> par l’utilisateur </w:t>
      </w:r>
      <w:r w:rsidR="00E232AA" w:rsidRPr="009B5C7A">
        <w:t>auteur du</w:t>
      </w:r>
      <w:r w:rsidRPr="009B5C7A">
        <w:t xml:space="preserve"> signalement.</w:t>
      </w:r>
    </w:p>
    <w:p w14:paraId="21BD4401" w14:textId="09881E92" w:rsidR="00CD48C6" w:rsidRPr="009B5C7A" w:rsidRDefault="00CD48C6" w:rsidP="002050EF">
      <w:pPr>
        <w:pStyle w:val="Paragraphedeliste"/>
        <w:numPr>
          <w:ilvl w:val="0"/>
          <w:numId w:val="19"/>
        </w:numPr>
        <w:spacing w:after="0"/>
        <w:jc w:val="both"/>
      </w:pPr>
      <w:r w:rsidRPr="009B5C7A">
        <w:t xml:space="preserve">Après </w:t>
      </w:r>
      <w:r w:rsidR="009E4336" w:rsidRPr="009B5C7A">
        <w:t>valid</w:t>
      </w:r>
      <w:r w:rsidRPr="009B5C7A">
        <w:t xml:space="preserve">ation, </w:t>
      </w:r>
      <w:commentRangeStart w:id="58"/>
      <w:r w:rsidR="009E4336" w:rsidRPr="009B5C7A">
        <w:t xml:space="preserve">l’incident </w:t>
      </w:r>
      <w:r w:rsidRPr="009B5C7A">
        <w:t xml:space="preserve">est </w:t>
      </w:r>
      <w:r w:rsidRPr="009B5C7A">
        <w:rPr>
          <w:u w:val="single"/>
        </w:rPr>
        <w:t>clôturé</w:t>
      </w:r>
      <w:r w:rsidRPr="009B5C7A">
        <w:t>.</w:t>
      </w:r>
      <w:commentRangeEnd w:id="58"/>
      <w:r w:rsidR="002D0F2A" w:rsidRPr="009B5C7A">
        <w:rPr>
          <w:rStyle w:val="Marquedecommentaire"/>
          <w:sz w:val="22"/>
          <w:szCs w:val="22"/>
        </w:rPr>
        <w:commentReference w:id="58"/>
      </w:r>
    </w:p>
    <w:p w14:paraId="4D12B4CF" w14:textId="77777777" w:rsidR="00CD48C6" w:rsidRDefault="00CD48C6" w:rsidP="002050EF">
      <w:pPr>
        <w:spacing w:after="0"/>
        <w:contextualSpacing/>
        <w:jc w:val="both"/>
        <w:rPr>
          <w:sz w:val="24"/>
          <w:szCs w:val="24"/>
        </w:rPr>
      </w:pPr>
    </w:p>
    <w:p w14:paraId="0CDE3CEA" w14:textId="1D750C05" w:rsidR="0038261B" w:rsidRPr="004006C9" w:rsidRDefault="00CD48C6" w:rsidP="002050EF">
      <w:pPr>
        <w:pStyle w:val="Corpsdetexte"/>
        <w:jc w:val="both"/>
      </w:pPr>
      <w:r>
        <w:t>Le process s’arrête là si l’utilisateur est satisfait du résultat de l’intervention.</w:t>
      </w:r>
      <w:r w:rsidR="006417DC">
        <w:t xml:space="preserve"> </w:t>
      </w:r>
      <w:r w:rsidR="009E4336" w:rsidRPr="004006C9">
        <w:t>S</w:t>
      </w:r>
      <w:r w:rsidR="009B5C7A">
        <w:t>inon</w:t>
      </w:r>
      <w:r w:rsidR="009E4336" w:rsidRPr="004006C9">
        <w:t xml:space="preserve">, </w:t>
      </w:r>
      <w:r w:rsidR="0038261B" w:rsidRPr="004006C9">
        <w:t>il le signale et un nouvel inc</w:t>
      </w:r>
      <w:r w:rsidRPr="004006C9">
        <w:t>ident</w:t>
      </w:r>
      <w:r w:rsidR="0038261B" w:rsidRPr="004006C9">
        <w:t xml:space="preserve"> est automatiquement généré </w:t>
      </w:r>
      <w:r w:rsidRPr="004006C9">
        <w:t xml:space="preserve">avec les mêmes paramètres </w:t>
      </w:r>
      <w:r w:rsidR="00C10A3B">
        <w:t>que le</w:t>
      </w:r>
      <w:r w:rsidR="0038261B" w:rsidRPr="004006C9">
        <w:t xml:space="preserve"> </w:t>
      </w:r>
      <w:r w:rsidRPr="004006C9">
        <w:t>précéden</w:t>
      </w:r>
      <w:r w:rsidR="00DE60FE" w:rsidRPr="004006C9">
        <w:t>t</w:t>
      </w:r>
      <w:r w:rsidR="0038261B" w:rsidRPr="004006C9">
        <w:t xml:space="preserve">, </w:t>
      </w:r>
      <w:r w:rsidR="00C10A3B">
        <w:t>avec</w:t>
      </w:r>
      <w:r w:rsidRPr="004006C9">
        <w:t xml:space="preserve"> </w:t>
      </w:r>
      <w:r w:rsidR="0038261B" w:rsidRPr="004006C9">
        <w:t>le motif d’insatisfaction</w:t>
      </w:r>
      <w:r w:rsidRPr="004006C9">
        <w:t xml:space="preserve"> en commentaire</w:t>
      </w:r>
      <w:r w:rsidR="0038261B" w:rsidRPr="004006C9">
        <w:t>.</w:t>
      </w:r>
      <w:ins w:id="59" w:author="Norbert SILBERHORN" w:date="2023-02-03T19:35:00Z">
        <w:r w:rsidR="00427825">
          <w:t xml:space="preserve"> </w:t>
        </w:r>
      </w:ins>
      <w:r w:rsidR="0038261B" w:rsidRPr="004006C9">
        <w:t>Le cycle de vie recommence avec ce nouvel inc</w:t>
      </w:r>
      <w:r w:rsidRPr="004006C9">
        <w:t>ident jusqu’à résolution du problème</w:t>
      </w:r>
      <w:r w:rsidR="0038261B" w:rsidRPr="004006C9">
        <w:t>.</w:t>
      </w:r>
    </w:p>
    <w:p w14:paraId="59654470" w14:textId="0E205C39" w:rsidR="00062108" w:rsidRDefault="00062108" w:rsidP="002050EF">
      <w:pPr>
        <w:jc w:val="both"/>
        <w:rPr>
          <w:sz w:val="24"/>
          <w:szCs w:val="24"/>
        </w:rPr>
      </w:pPr>
      <w:r>
        <w:rPr>
          <w:sz w:val="24"/>
          <w:szCs w:val="24"/>
        </w:rPr>
        <w:br w:type="page"/>
      </w:r>
    </w:p>
    <w:p w14:paraId="00D5BB70" w14:textId="3947F3C1" w:rsidR="00DD5EAF" w:rsidRPr="004006C9" w:rsidRDefault="008330C6" w:rsidP="002050EF">
      <w:pPr>
        <w:pStyle w:val="Corpsdetexte"/>
        <w:jc w:val="both"/>
      </w:pPr>
      <w:r>
        <w:lastRenderedPageBreak/>
        <w:t>Tout comme l</w:t>
      </w:r>
      <w:r w:rsidR="00DD5EAF" w:rsidRPr="004006C9">
        <w:t>’incident est le cœur de l’application, la table Incidents est le cœur de la base de données.</w:t>
      </w:r>
    </w:p>
    <w:p w14:paraId="30E87B3B" w14:textId="37D23FD3" w:rsidR="00DD5EAF" w:rsidRPr="00AF595B" w:rsidRDefault="00DD5EAF" w:rsidP="002050EF">
      <w:pPr>
        <w:pStyle w:val="lgende"/>
      </w:pPr>
      <w:r>
        <w:t>Focus table Incidents</w:t>
      </w:r>
    </w:p>
    <w:p w14:paraId="47895E3C" w14:textId="7434F09A" w:rsidR="00F057A5" w:rsidRDefault="00DD5EAF" w:rsidP="002050EF">
      <w:pPr>
        <w:spacing w:after="0"/>
        <w:contextualSpacing/>
        <w:jc w:val="both"/>
        <w:rPr>
          <w:sz w:val="24"/>
          <w:szCs w:val="24"/>
        </w:rPr>
      </w:pPr>
      <w:r>
        <w:rPr>
          <w:noProof/>
        </w:rPr>
        <w:drawing>
          <wp:inline distT="0" distB="0" distL="0" distR="0" wp14:anchorId="066D43FE" wp14:editId="7EAF1653">
            <wp:extent cx="6574971" cy="2673712"/>
            <wp:effectExtent l="19050" t="19050" r="16510" b="127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17729" cy="269109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DFF43ED" w14:textId="34DD97DE" w:rsidR="00DC73B3" w:rsidRDefault="00DC73B3" w:rsidP="002050EF">
      <w:pPr>
        <w:spacing w:after="0"/>
        <w:contextualSpacing/>
        <w:jc w:val="both"/>
        <w:rPr>
          <w:sz w:val="24"/>
          <w:szCs w:val="24"/>
        </w:rPr>
      </w:pPr>
    </w:p>
    <w:p w14:paraId="5DCF108A" w14:textId="30B26F79" w:rsidR="001646EE" w:rsidRPr="001646EE" w:rsidRDefault="00F057A5" w:rsidP="002050EF">
      <w:pPr>
        <w:pStyle w:val="Paragraphedeliste"/>
        <w:numPr>
          <w:ilvl w:val="0"/>
          <w:numId w:val="9"/>
        </w:numPr>
        <w:spacing w:after="0"/>
        <w:jc w:val="both"/>
        <w:rPr>
          <w:sz w:val="24"/>
          <w:szCs w:val="24"/>
        </w:rPr>
      </w:pPr>
      <w:r>
        <w:rPr>
          <w:sz w:val="24"/>
          <w:szCs w:val="24"/>
        </w:rPr>
        <w:t>Données signalement</w:t>
      </w:r>
    </w:p>
    <w:p w14:paraId="1558726A" w14:textId="0672BEC6" w:rsidR="00B43FD4" w:rsidRDefault="00B43FD4" w:rsidP="002050EF">
      <w:pPr>
        <w:pStyle w:val="Corpsdetexte"/>
        <w:spacing w:after="0"/>
        <w:contextualSpacing/>
        <w:jc w:val="both"/>
      </w:pPr>
      <w:r>
        <w:t>L’utilisateur renseigne un emplacement et un type d’incident, éventuellement un commentaire</w:t>
      </w:r>
      <w:r>
        <w:rPr>
          <w:rStyle w:val="Appelnotedebasdep"/>
          <w:sz w:val="24"/>
          <w:szCs w:val="24"/>
        </w:rPr>
        <w:footnoteReference w:id="18"/>
      </w:r>
      <w:r>
        <w:t>.</w:t>
      </w:r>
    </w:p>
    <w:p w14:paraId="31D5FC35" w14:textId="474E21B3" w:rsidR="00F057A5" w:rsidRPr="00F057A5" w:rsidRDefault="00F057A5" w:rsidP="002050EF">
      <w:pPr>
        <w:pStyle w:val="Paragraphedeliste"/>
        <w:numPr>
          <w:ilvl w:val="0"/>
          <w:numId w:val="9"/>
        </w:numPr>
        <w:spacing w:after="0"/>
        <w:jc w:val="both"/>
        <w:rPr>
          <w:sz w:val="24"/>
          <w:szCs w:val="24"/>
        </w:rPr>
      </w:pPr>
      <w:r>
        <w:rPr>
          <w:sz w:val="24"/>
          <w:szCs w:val="24"/>
        </w:rPr>
        <w:t>Prestataire</w:t>
      </w:r>
    </w:p>
    <w:p w14:paraId="4B9200D1" w14:textId="70E84979" w:rsidR="004006C9" w:rsidRDefault="004006C9" w:rsidP="002050EF">
      <w:pPr>
        <w:pStyle w:val="Corpsdetexte"/>
        <w:spacing w:after="0"/>
        <w:contextualSpacing/>
        <w:jc w:val="both"/>
      </w:pPr>
      <w:r>
        <w:t>L’entreprise responsable (champ inc_presta) est dans un premier temps calculé par le back</w:t>
      </w:r>
      <w:r w:rsidR="003C6786">
        <w:t xml:space="preserve"> end</w:t>
      </w:r>
      <w:r>
        <w:t xml:space="preserve"> d’après le type d’incident</w:t>
      </w:r>
      <w:r w:rsidR="00697ECE">
        <w:t xml:space="preserve"> (inc_tinc</w:t>
      </w:r>
      <w:r w:rsidR="00F057A5">
        <w:t>)</w:t>
      </w:r>
      <w:r>
        <w:t>.</w:t>
      </w:r>
      <w:r w:rsidR="006417DC">
        <w:t xml:space="preserve"> </w:t>
      </w:r>
      <w:r w:rsidR="00697ECE">
        <w:t>S’il s’avère que le type d’incident a été mal renseigné</w:t>
      </w:r>
      <w:r w:rsidR="00F057A5">
        <w:t xml:space="preserve"> ou </w:t>
      </w:r>
      <w:r w:rsidR="001646EE">
        <w:t xml:space="preserve">mal </w:t>
      </w:r>
      <w:r w:rsidR="00697ECE">
        <w:t xml:space="preserve">évalué lors du signalement, un Admin </w:t>
      </w:r>
      <w:r w:rsidR="00062108">
        <w:t>a</w:t>
      </w:r>
      <w:r w:rsidR="00697ECE">
        <w:t xml:space="preserve"> la possibilité de mettre ce champ à jour.</w:t>
      </w:r>
      <w:r w:rsidR="006417DC">
        <w:t xml:space="preserve"> </w:t>
      </w:r>
      <w:r w:rsidR="00697ECE">
        <w:t xml:space="preserve">Cependant, il a été arbitré de garder la trace du signalement original, d’où la nécessité de garder les </w:t>
      </w:r>
      <w:r w:rsidR="00471CC4">
        <w:t xml:space="preserve">deux </w:t>
      </w:r>
      <w:r w:rsidR="00697ECE">
        <w:t>champs inc_tinc et inc_presta.</w:t>
      </w:r>
    </w:p>
    <w:p w14:paraId="0D2B3287" w14:textId="58C6A3F7" w:rsidR="00F057A5" w:rsidRDefault="00F057A5" w:rsidP="002050EF">
      <w:pPr>
        <w:pStyle w:val="Paragraphedeliste"/>
        <w:numPr>
          <w:ilvl w:val="0"/>
          <w:numId w:val="9"/>
        </w:numPr>
        <w:spacing w:after="0"/>
        <w:jc w:val="both"/>
        <w:rPr>
          <w:sz w:val="24"/>
          <w:szCs w:val="24"/>
        </w:rPr>
      </w:pPr>
      <w:r>
        <w:rPr>
          <w:sz w:val="24"/>
          <w:szCs w:val="24"/>
        </w:rPr>
        <w:t>Utilisateurs impliqués / statu</w:t>
      </w:r>
      <w:r w:rsidR="00062108">
        <w:rPr>
          <w:sz w:val="24"/>
          <w:szCs w:val="24"/>
        </w:rPr>
        <w:t>ts</w:t>
      </w:r>
    </w:p>
    <w:p w14:paraId="2DC2F88A" w14:textId="105AD8FA" w:rsidR="004006C9" w:rsidRDefault="00B43FD4" w:rsidP="002050EF">
      <w:pPr>
        <w:pStyle w:val="Corpsdetexte"/>
        <w:spacing w:after="0"/>
        <w:contextualSpacing/>
        <w:jc w:val="both"/>
      </w:pPr>
      <w:r w:rsidRPr="00F057A5">
        <w:t xml:space="preserve">Les </w:t>
      </w:r>
      <w:r w:rsidR="008624F0">
        <w:t>quatre</w:t>
      </w:r>
      <w:r w:rsidR="008624F0" w:rsidRPr="00F057A5">
        <w:t xml:space="preserve"> </w:t>
      </w:r>
      <w:r w:rsidRPr="00F057A5">
        <w:t xml:space="preserve">champs </w:t>
      </w:r>
      <w:r w:rsidR="00C26DDA">
        <w:t>«</w:t>
      </w:r>
      <w:r w:rsidRPr="00F057A5">
        <w:t>Datetime</w:t>
      </w:r>
      <w:r w:rsidR="00C26DDA">
        <w:t>»</w:t>
      </w:r>
      <w:r w:rsidRPr="00F057A5">
        <w:t xml:space="preserve"> représentent les </w:t>
      </w:r>
      <w:r w:rsidR="008624F0">
        <w:t>quatre</w:t>
      </w:r>
      <w:r w:rsidR="008624F0" w:rsidRPr="00F057A5">
        <w:t xml:space="preserve"> </w:t>
      </w:r>
      <w:r w:rsidRPr="00F057A5">
        <w:t>statuts du cycle de vie.</w:t>
      </w:r>
    </w:p>
    <w:p w14:paraId="7D59EFED" w14:textId="0AE6C566" w:rsidR="00F057A5" w:rsidRPr="004006C9" w:rsidRDefault="00B43FD4" w:rsidP="002050EF">
      <w:pPr>
        <w:pStyle w:val="Corpsdetexte"/>
        <w:spacing w:after="0"/>
        <w:contextualSpacing/>
        <w:jc w:val="both"/>
      </w:pPr>
      <w:r w:rsidRPr="004006C9">
        <w:t>On conserve</w:t>
      </w:r>
      <w:r>
        <w:t xml:space="preserve"> en base </w:t>
      </w:r>
      <w:r w:rsidR="00F057A5">
        <w:t>2 liens avec la table Utilisateurs.</w:t>
      </w:r>
    </w:p>
    <w:p w14:paraId="445845FF" w14:textId="289905F5" w:rsidR="00F057A5" w:rsidRDefault="00F057A5" w:rsidP="002050EF">
      <w:pPr>
        <w:pStyle w:val="Paragraphedeliste"/>
        <w:numPr>
          <w:ilvl w:val="0"/>
          <w:numId w:val="8"/>
        </w:numPr>
        <w:spacing w:after="0"/>
        <w:jc w:val="both"/>
        <w:rPr>
          <w:sz w:val="24"/>
          <w:szCs w:val="24"/>
        </w:rPr>
      </w:pPr>
      <w:r w:rsidRPr="004006C9">
        <w:rPr>
          <w:sz w:val="24"/>
          <w:szCs w:val="24"/>
        </w:rPr>
        <w:t>L’auteur du signalement (pour validation</w:t>
      </w:r>
      <w:r>
        <w:rPr>
          <w:sz w:val="24"/>
          <w:szCs w:val="24"/>
        </w:rPr>
        <w:t>)</w:t>
      </w:r>
    </w:p>
    <w:p w14:paraId="7E564457" w14:textId="1186540F" w:rsidR="00F057A5" w:rsidRPr="00017FAF" w:rsidRDefault="00F057A5" w:rsidP="002050EF">
      <w:pPr>
        <w:pStyle w:val="Paragraphedeliste"/>
        <w:numPr>
          <w:ilvl w:val="0"/>
          <w:numId w:val="8"/>
        </w:numPr>
        <w:spacing w:after="0"/>
        <w:jc w:val="both"/>
        <w:rPr>
          <w:sz w:val="24"/>
          <w:szCs w:val="24"/>
        </w:rPr>
      </w:pPr>
      <w:r w:rsidRPr="00017FAF">
        <w:rPr>
          <w:sz w:val="24"/>
          <w:szCs w:val="24"/>
        </w:rPr>
        <w:t>Le technicien actuellement affecté (pour le pilotage de l’équipe)</w:t>
      </w:r>
    </w:p>
    <w:p w14:paraId="0A2A115D" w14:textId="695384EF" w:rsidR="00F057A5" w:rsidRPr="00017FAF" w:rsidRDefault="00F057A5" w:rsidP="002050EF">
      <w:pPr>
        <w:pStyle w:val="Corpsdetexte"/>
        <w:spacing w:after="0"/>
        <w:contextualSpacing/>
        <w:jc w:val="both"/>
      </w:pPr>
      <w:r w:rsidRPr="00017FAF">
        <w:t xml:space="preserve">Les noms des différents techniciens et entreprises prestataires qui se sont éventuellement succédé sur </w:t>
      </w:r>
      <w:r w:rsidR="00B730FF">
        <w:t>un</w:t>
      </w:r>
      <w:r w:rsidRPr="00017FAF">
        <w:t xml:space="preserve"> même incident ne sont pas conservés.</w:t>
      </w:r>
    </w:p>
    <w:p w14:paraId="05733E59" w14:textId="71D534FE" w:rsidR="00F057A5" w:rsidRPr="00017FAF" w:rsidRDefault="00F057A5" w:rsidP="002050EF">
      <w:pPr>
        <w:pStyle w:val="Paragraphedeliste"/>
        <w:numPr>
          <w:ilvl w:val="0"/>
          <w:numId w:val="9"/>
        </w:numPr>
        <w:spacing w:after="0"/>
        <w:jc w:val="both"/>
        <w:rPr>
          <w:sz w:val="24"/>
          <w:szCs w:val="24"/>
        </w:rPr>
      </w:pPr>
      <w:r w:rsidRPr="00017FAF">
        <w:rPr>
          <w:sz w:val="24"/>
          <w:szCs w:val="24"/>
        </w:rPr>
        <w:t>Satisfaction usager</w:t>
      </w:r>
    </w:p>
    <w:p w14:paraId="1B5EDE86" w14:textId="291F676E" w:rsidR="00F057A5" w:rsidRDefault="00F057A5" w:rsidP="002050EF">
      <w:pPr>
        <w:pStyle w:val="Corpsdetexte"/>
        <w:spacing w:after="0"/>
        <w:contextualSpacing/>
        <w:jc w:val="both"/>
      </w:pPr>
      <w:r w:rsidRPr="00017FAF">
        <w:t>Une note et un commentaire laissé par l’usager à la clôture de l’incident.</w:t>
      </w:r>
    </w:p>
    <w:p w14:paraId="34CFABBF" w14:textId="77777777" w:rsidR="009B5C7A" w:rsidRPr="00017FAF" w:rsidRDefault="009B5C7A" w:rsidP="002050EF">
      <w:pPr>
        <w:pStyle w:val="Corpsdetexte"/>
        <w:spacing w:after="0"/>
        <w:contextualSpacing/>
        <w:jc w:val="both"/>
      </w:pPr>
    </w:p>
    <w:p w14:paraId="43530A41" w14:textId="0F1642A4" w:rsidR="00B43FD4" w:rsidDel="00446DEF" w:rsidRDefault="00B43FD4" w:rsidP="002050EF">
      <w:pPr>
        <w:spacing w:after="0"/>
        <w:contextualSpacing/>
        <w:jc w:val="both"/>
        <w:rPr>
          <w:del w:id="61" w:author="Norbert SILBERHORN" w:date="2023-02-03T19:42:00Z"/>
          <w:sz w:val="24"/>
          <w:szCs w:val="24"/>
        </w:rPr>
      </w:pPr>
      <w:bookmarkStart w:id="62" w:name="_Toc126601333"/>
      <w:bookmarkEnd w:id="62"/>
    </w:p>
    <w:p w14:paraId="06538F79" w14:textId="270DC17D" w:rsidR="00D119EA" w:rsidRPr="00017FAF" w:rsidRDefault="00062108" w:rsidP="002050EF">
      <w:pPr>
        <w:pStyle w:val="Titre4"/>
        <w:contextualSpacing/>
        <w:jc w:val="both"/>
        <w:rPr>
          <w:szCs w:val="24"/>
        </w:rPr>
      </w:pPr>
      <w:del w:id="63" w:author="Norbert SILBERHORN" w:date="2023-02-03T19:41:00Z">
        <w:r w:rsidDel="0008157F">
          <w:rPr>
            <w:szCs w:val="24"/>
          </w:rPr>
          <w:br w:type="page"/>
        </w:r>
      </w:del>
      <w:bookmarkStart w:id="64" w:name="_Toc126601334"/>
      <w:r w:rsidR="00D119EA" w:rsidRPr="00017FAF">
        <w:rPr>
          <w:szCs w:val="24"/>
        </w:rPr>
        <w:t>Journa</w:t>
      </w:r>
      <w:r w:rsidR="002D7CF8" w:rsidRPr="00017FAF">
        <w:rPr>
          <w:szCs w:val="24"/>
        </w:rPr>
        <w:t>ux</w:t>
      </w:r>
      <w:bookmarkEnd w:id="64"/>
    </w:p>
    <w:p w14:paraId="3006C780" w14:textId="6DC396EC" w:rsidR="00FF3224" w:rsidRDefault="00D119EA" w:rsidP="002050EF">
      <w:pPr>
        <w:pStyle w:val="Corpsdetexte"/>
        <w:spacing w:after="0"/>
        <w:contextualSpacing/>
        <w:jc w:val="both"/>
      </w:pPr>
      <w:r w:rsidRPr="00017FAF">
        <w:t>Les utilisateurs techniques communiquent en laissant des messages et commentaire</w:t>
      </w:r>
      <w:r w:rsidR="00DE60FE" w:rsidRPr="00017FAF">
        <w:t>s.</w:t>
      </w:r>
      <w:r w:rsidR="00F057A5" w:rsidRPr="00017FAF">
        <w:t xml:space="preserve"> </w:t>
      </w:r>
      <w:r w:rsidR="00DE60FE" w:rsidRPr="00017FAF">
        <w:t>Les usagers aussi dans une moindre mesure.</w:t>
      </w:r>
    </w:p>
    <w:p w14:paraId="42174C81" w14:textId="24F6EDA0" w:rsidR="002D7CF8" w:rsidRPr="00017FAF" w:rsidRDefault="00DE60FE" w:rsidP="002050EF">
      <w:pPr>
        <w:pStyle w:val="Corpsdetexte"/>
        <w:spacing w:after="0"/>
        <w:contextualSpacing/>
        <w:jc w:val="both"/>
      </w:pPr>
      <w:r w:rsidRPr="00017FAF">
        <w:t>Un message ne concerne qu’un seul incident. Le choix a été arbitré de ne pas en mémoriser l’auteur dans un champs particulier</w:t>
      </w:r>
      <w:r w:rsidR="002D7CF8" w:rsidRPr="00017FAF">
        <w:t xml:space="preserve"> mais plutôt</w:t>
      </w:r>
      <w:r w:rsidR="00017FAF" w:rsidRPr="00017FAF">
        <w:t>, au besoin,</w:t>
      </w:r>
      <w:r w:rsidR="002D7CF8" w:rsidRPr="00017FAF">
        <w:t xml:space="preserve"> dans le texte du message. Pour plusieurs raisons :</w:t>
      </w:r>
    </w:p>
    <w:p w14:paraId="11E67FD6" w14:textId="52E39246" w:rsidR="002D7CF8" w:rsidRPr="009B5C7A" w:rsidRDefault="002D7CF8" w:rsidP="002050EF">
      <w:pPr>
        <w:pStyle w:val="Paragraphedeliste"/>
        <w:numPr>
          <w:ilvl w:val="0"/>
          <w:numId w:val="7"/>
        </w:numPr>
        <w:spacing w:after="0"/>
        <w:jc w:val="both"/>
      </w:pPr>
      <w:r w:rsidRPr="009B5C7A">
        <w:t>L’auteur n’est pas forcément une information pertinente</w:t>
      </w:r>
      <w:r w:rsidR="000B5CDB" w:rsidRPr="009B5C7A">
        <w:t>.</w:t>
      </w:r>
    </w:p>
    <w:p w14:paraId="71A86DFE" w14:textId="520076B0" w:rsidR="002D7CF8" w:rsidRPr="009B5C7A" w:rsidRDefault="002D7CF8" w:rsidP="002050EF">
      <w:pPr>
        <w:pStyle w:val="Paragraphedeliste"/>
        <w:numPr>
          <w:ilvl w:val="0"/>
          <w:numId w:val="7"/>
        </w:numPr>
        <w:spacing w:after="0"/>
        <w:jc w:val="both"/>
      </w:pPr>
      <w:r w:rsidRPr="009B5C7A">
        <w:t>Pas de statistique à faire sur cette donnée.</w:t>
      </w:r>
    </w:p>
    <w:p w14:paraId="76D60F02" w14:textId="3DF97F94" w:rsidR="00116B4D" w:rsidRPr="009B5C7A" w:rsidRDefault="00116B4D" w:rsidP="002050EF">
      <w:pPr>
        <w:pStyle w:val="Paragraphedeliste"/>
        <w:numPr>
          <w:ilvl w:val="0"/>
          <w:numId w:val="7"/>
        </w:numPr>
        <w:spacing w:after="0"/>
        <w:jc w:val="both"/>
      </w:pPr>
      <w:r w:rsidRPr="009B5C7A">
        <w:t xml:space="preserve">Inutile de prévoir </w:t>
      </w:r>
      <w:r w:rsidR="00017FAF" w:rsidRPr="009B5C7A">
        <w:t>des</w:t>
      </w:r>
      <w:r w:rsidRPr="009B5C7A">
        <w:t xml:space="preserve"> espace</w:t>
      </w:r>
      <w:r w:rsidR="00017FAF" w:rsidRPr="009B5C7A">
        <w:t>s</w:t>
      </w:r>
      <w:r w:rsidRPr="009B5C7A">
        <w:t xml:space="preserve"> dédié</w:t>
      </w:r>
      <w:r w:rsidR="00017FAF" w:rsidRPr="009B5C7A">
        <w:t>s</w:t>
      </w:r>
      <w:r w:rsidRPr="009B5C7A">
        <w:t xml:space="preserve"> dans l’interface graphique</w:t>
      </w:r>
      <w:r w:rsidR="00017FAF" w:rsidRPr="009B5C7A">
        <w:t xml:space="preserve"> et la base de données</w:t>
      </w:r>
      <w:r w:rsidRPr="009B5C7A">
        <w:t>.</w:t>
      </w:r>
    </w:p>
    <w:p w14:paraId="36A1C080" w14:textId="2AFEEA0D" w:rsidR="00116B4D" w:rsidRPr="009B5C7A" w:rsidRDefault="00FC1C3A" w:rsidP="002050EF">
      <w:pPr>
        <w:pStyle w:val="Paragraphedeliste"/>
        <w:numPr>
          <w:ilvl w:val="0"/>
          <w:numId w:val="7"/>
        </w:numPr>
        <w:spacing w:after="0"/>
        <w:jc w:val="both"/>
      </w:pPr>
      <w:r w:rsidRPr="009B5C7A">
        <w:t>Gain de temps : i</w:t>
      </w:r>
      <w:r w:rsidR="00116B4D" w:rsidRPr="009B5C7A">
        <w:t>l faudrait interroger systématiquement la table Utilisateurs pour chaque commentaire</w:t>
      </w:r>
      <w:del w:id="65" w:author="Norbert SILBERHORN" w:date="2023-02-03T19:44:00Z">
        <w:r w:rsidR="00116B4D" w:rsidRPr="009B5C7A" w:rsidDel="00A7056F">
          <w:delText>.</w:delText>
        </w:r>
      </w:del>
    </w:p>
    <w:p w14:paraId="6543967A" w14:textId="77777777" w:rsidR="009B5C7A" w:rsidRDefault="009B5C7A" w:rsidP="002050EF">
      <w:pPr>
        <w:pStyle w:val="Corpsdetexte"/>
        <w:jc w:val="both"/>
      </w:pPr>
    </w:p>
    <w:p w14:paraId="4E5A83D2" w14:textId="3CF02EE3" w:rsidR="00DD5EAF" w:rsidRPr="00017FAF" w:rsidRDefault="004006C9" w:rsidP="002050EF">
      <w:pPr>
        <w:pStyle w:val="Corpsdetexte"/>
        <w:jc w:val="both"/>
      </w:pPr>
      <w:r w:rsidRPr="00017FAF">
        <w:t>Le booléen jrn_imm indique si le message est destiné aux équipes techniques (true) ou peut être rendu public (false). Par exemple, l’usager n’a pas à connaitre le nom du technicien.</w:t>
      </w:r>
    </w:p>
    <w:p w14:paraId="6206A672" w14:textId="5D157B4F" w:rsidR="003D3AAA" w:rsidRDefault="003D3AAA" w:rsidP="002050EF">
      <w:pPr>
        <w:pStyle w:val="Titre1"/>
        <w:jc w:val="both"/>
      </w:pPr>
      <w:bookmarkStart w:id="66" w:name="_Toc123817771"/>
      <w:bookmarkStart w:id="67" w:name="_Toc126601335"/>
      <w:r>
        <w:lastRenderedPageBreak/>
        <w:t xml:space="preserve">Cinématiques </w:t>
      </w:r>
      <w:r w:rsidRPr="00E73CF5">
        <w:t>utilisateur</w:t>
      </w:r>
      <w:r>
        <w:t xml:space="preserve"> et écrans principaux</w:t>
      </w:r>
      <w:bookmarkEnd w:id="66"/>
      <w:bookmarkEnd w:id="67"/>
    </w:p>
    <w:p w14:paraId="26357B1D" w14:textId="346085E5" w:rsidR="00E967DD" w:rsidRPr="003D3AAA" w:rsidRDefault="0057167F" w:rsidP="002050EF">
      <w:pPr>
        <w:pStyle w:val="Corpsdetexte"/>
        <w:spacing w:after="0"/>
        <w:contextualSpacing/>
        <w:jc w:val="both"/>
      </w:pPr>
      <w:r w:rsidRPr="003D3AAA">
        <w:rPr>
          <w:noProof/>
        </w:rPr>
        <mc:AlternateContent>
          <mc:Choice Requires="wps">
            <w:drawing>
              <wp:anchor distT="45720" distB="45720" distL="114300" distR="114300" simplePos="0" relativeHeight="251669504" behindDoc="0" locked="0" layoutInCell="1" allowOverlap="1" wp14:anchorId="2B0E5A4B" wp14:editId="50214003">
                <wp:simplePos x="0" y="0"/>
                <wp:positionH relativeFrom="margin">
                  <wp:posOffset>140808</wp:posOffset>
                </wp:positionH>
                <wp:positionV relativeFrom="paragraph">
                  <wp:posOffset>1826909</wp:posOffset>
                </wp:positionV>
                <wp:extent cx="1306286" cy="1087120"/>
                <wp:effectExtent l="0" t="0" r="27305" b="1778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286" cy="1087120"/>
                        </a:xfrm>
                        <a:prstGeom prst="rect">
                          <a:avLst/>
                        </a:prstGeom>
                        <a:solidFill>
                          <a:srgbClr val="FFFFFF"/>
                        </a:solidFill>
                        <a:ln w="9525">
                          <a:solidFill>
                            <a:srgbClr val="000000"/>
                          </a:solidFill>
                          <a:miter lim="800000"/>
                          <a:headEnd/>
                          <a:tailEnd/>
                        </a:ln>
                      </wps:spPr>
                      <wps:txbx>
                        <w:txbxContent>
                          <w:p w14:paraId="6209A6EF" w14:textId="2E92B9F4" w:rsidR="00E73CF5" w:rsidRDefault="00FC1C3A">
                            <w:r>
                              <w:rPr>
                                <w:noProof/>
                              </w:rPr>
                              <w:drawing>
                                <wp:inline distT="0" distB="0" distL="0" distR="0" wp14:anchorId="4DF496A3" wp14:editId="720DA199">
                                  <wp:extent cx="1088571" cy="1010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1968" cy="10229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E5A4B" id="_x0000_s1027" type="#_x0000_t202" style="position:absolute;left:0;text-align:left;margin-left:11.1pt;margin-top:143.85pt;width:102.85pt;height:85.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">
                <v:textbox>
                  <w:txbxContent>
                    <w:p w14:paraId="6209A6EF" w14:textId="2E92B9F4" w:rsidR="00E73CF5" w:rsidRDefault="00FC1C3A">
                      <w:r>
                        <w:rPr>
                          <w:noProof/>
                        </w:rPr>
                        <w:drawing>
                          <wp:inline distT="0" distB="0" distL="0" distR="0" wp14:anchorId="4DF496A3" wp14:editId="720DA199">
                            <wp:extent cx="1088571" cy="1010537"/>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1968" cy="1022974"/>
                                    </a:xfrm>
                                    <a:prstGeom prst="rect">
                                      <a:avLst/>
                                    </a:prstGeom>
                                  </pic:spPr>
                                </pic:pic>
                              </a:graphicData>
                            </a:graphic>
                          </wp:inline>
                        </w:drawing>
                      </w:r>
                    </w:p>
                  </w:txbxContent>
                </v:textbox>
                <w10:wrap anchorx="margin"/>
              </v:shape>
            </w:pict>
          </mc:Fallback>
        </mc:AlternateContent>
      </w:r>
      <w:r w:rsidR="00E967DD" w:rsidRPr="003D3AAA">
        <w:t>Voici le menu complet des actions</w:t>
      </w:r>
      <w:r w:rsidR="00BF51CD" w:rsidRPr="003D3AAA">
        <w:t xml:space="preserve"> possibles de l’application</w:t>
      </w:r>
      <w:r w:rsidR="00720402">
        <w:t> :</w:t>
      </w:r>
    </w:p>
    <w:p w14:paraId="50BBE27F" w14:textId="6E18CEEA" w:rsidR="009B5C7A" w:rsidRDefault="0057167F" w:rsidP="002050EF">
      <w:pPr>
        <w:pStyle w:val="Liste"/>
        <w:spacing w:after="0"/>
        <w:jc w:val="both"/>
      </w:pPr>
      <w:r w:rsidRPr="003D3AAA">
        <w:rPr>
          <w:noProof/>
        </w:rPr>
        <mc:AlternateContent>
          <mc:Choice Requires="wps">
            <w:drawing>
              <wp:anchor distT="0" distB="0" distL="114300" distR="114300" simplePos="0" relativeHeight="251668480" behindDoc="0" locked="0" layoutInCell="1" allowOverlap="1" wp14:anchorId="4CD0B683" wp14:editId="77B991D4">
                <wp:simplePos x="0" y="0"/>
                <wp:positionH relativeFrom="column">
                  <wp:posOffset>275712</wp:posOffset>
                </wp:positionH>
                <wp:positionV relativeFrom="paragraph">
                  <wp:posOffset>152144</wp:posOffset>
                </wp:positionV>
                <wp:extent cx="5680710" cy="2637155"/>
                <wp:effectExtent l="0" t="0" r="15240" b="10795"/>
                <wp:wrapTopAndBottom/>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0710" cy="2637155"/>
                        </a:xfrm>
                        <a:prstGeom prst="rect">
                          <a:avLst/>
                        </a:prstGeom>
                        <a:solidFill>
                          <a:srgbClr val="FFFFFF"/>
                        </a:solidFill>
                        <a:ln w="9525">
                          <a:solidFill>
                            <a:srgbClr val="000000"/>
                          </a:solidFill>
                          <a:miter lim="800000"/>
                          <a:headEnd/>
                          <a:tailEnd/>
                        </a:ln>
                      </wps:spPr>
                      <wps:txbx>
                        <w:txbxContent>
                          <w:p w14:paraId="6BEDBA8F" w14:textId="6A728448" w:rsidR="00E967DD" w:rsidRDefault="0057167F" w:rsidP="00E967DD">
                            <w:r>
                              <w:rPr>
                                <w:noProof/>
                              </w:rPr>
                              <w:drawing>
                                <wp:inline distT="0" distB="0" distL="0" distR="0" wp14:anchorId="4649A2EF" wp14:editId="252FD11F">
                                  <wp:extent cx="5488940" cy="235521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9055" cy="235955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4CD0B683" id="_x0000_s1028" type="#_x0000_t202" style="position:absolute;left:0;text-align:left;margin-left:21.7pt;margin-top:12pt;width:447.3pt;height:207.6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">
                <v:textbox>
                  <w:txbxContent>
                    <w:p w14:paraId="6BEDBA8F" w14:textId="6A728448" w:rsidR="00E967DD" w:rsidRDefault="0057167F" w:rsidP="00E967DD">
                      <w:r>
                        <w:rPr>
                          <w:noProof/>
                        </w:rPr>
                        <w:drawing>
                          <wp:inline distT="0" distB="0" distL="0" distR="0" wp14:anchorId="4649A2EF" wp14:editId="252FD11F">
                            <wp:extent cx="5488940" cy="2355215"/>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9055" cy="2359555"/>
                                    </a:xfrm>
                                    <a:prstGeom prst="rect">
                                      <a:avLst/>
                                    </a:prstGeom>
                                  </pic:spPr>
                                </pic:pic>
                              </a:graphicData>
                            </a:graphic>
                          </wp:inline>
                        </w:drawing>
                      </w:r>
                    </w:p>
                  </w:txbxContent>
                </v:textbox>
                <w10:wrap type="topAndBottom"/>
              </v:shape>
            </w:pict>
          </mc:Fallback>
        </mc:AlternateContent>
      </w:r>
    </w:p>
    <w:p w14:paraId="03E12127" w14:textId="48C6DE85" w:rsidR="003D3AAA" w:rsidRPr="00E967DD" w:rsidRDefault="009B5C7A" w:rsidP="002050EF">
      <w:pPr>
        <w:pStyle w:val="Liste"/>
        <w:spacing w:after="0"/>
        <w:jc w:val="both"/>
      </w:pPr>
      <w:r>
        <w:t>A</w:t>
      </w:r>
      <w:r w:rsidR="003D3AAA" w:rsidRPr="00E967DD">
        <w:t>ucun profil n’a accès à l’ensemble de ces actions.</w:t>
      </w:r>
    </w:p>
    <w:p w14:paraId="5E214F90" w14:textId="45D64D33" w:rsidR="003D3AAA" w:rsidRPr="00E967DD" w:rsidRDefault="003D3AAA" w:rsidP="002050EF">
      <w:pPr>
        <w:pStyle w:val="Liste"/>
        <w:spacing w:after="0"/>
        <w:jc w:val="both"/>
      </w:pPr>
      <w:r w:rsidRPr="00E967DD">
        <w:t>Tous les profils peuvent créer et suivre leurs propres signalements.</w:t>
      </w:r>
    </w:p>
    <w:p w14:paraId="5C64C9E2" w14:textId="283A0FFA" w:rsidR="00E967DD" w:rsidRPr="00E967DD" w:rsidRDefault="00E967DD" w:rsidP="002050EF">
      <w:pPr>
        <w:pStyle w:val="Corpsdetexte"/>
        <w:spacing w:after="0"/>
        <w:contextualSpacing/>
        <w:jc w:val="both"/>
      </w:pPr>
      <w:r w:rsidRPr="00E967DD">
        <w:t xml:space="preserve">Le suivi d’incident est réservé aux </w:t>
      </w:r>
      <w:r w:rsidR="00FC1C3A">
        <w:t>techniciens</w:t>
      </w:r>
      <w:r w:rsidRPr="00E967DD">
        <w:t xml:space="preserve">. Il liste les interventions non terminées de l’entreprise prestataire </w:t>
      </w:r>
      <w:r w:rsidR="00BF51CD">
        <w:t>e</w:t>
      </w:r>
      <w:r w:rsidRPr="00E967DD">
        <w:t>n question.</w:t>
      </w:r>
    </w:p>
    <w:p w14:paraId="21A1CDBA" w14:textId="2AF2AEF5" w:rsidR="00E967DD" w:rsidRPr="00E967DD" w:rsidRDefault="00E967DD" w:rsidP="002050EF">
      <w:pPr>
        <w:pStyle w:val="Corpsdetexte"/>
        <w:spacing w:after="0"/>
        <w:contextualSpacing/>
        <w:jc w:val="both"/>
      </w:pPr>
      <w:r w:rsidRPr="00E967DD">
        <w:t>L’écran pilotage contient tous les incidents listés par catégories.</w:t>
      </w:r>
    </w:p>
    <w:p w14:paraId="59E8D4BE" w14:textId="2F2E014C" w:rsidR="001646EE" w:rsidRDefault="00E967DD" w:rsidP="002050EF">
      <w:pPr>
        <w:pStyle w:val="Corpsdetexte"/>
        <w:spacing w:after="0"/>
        <w:contextualSpacing/>
        <w:jc w:val="both"/>
      </w:pPr>
      <w:r w:rsidRPr="00E967DD">
        <w:t>Le</w:t>
      </w:r>
      <w:r w:rsidR="0057167F">
        <w:t>s</w:t>
      </w:r>
      <w:r w:rsidRPr="00E967DD">
        <w:t xml:space="preserve"> bouton</w:t>
      </w:r>
      <w:r w:rsidR="0057167F">
        <w:t>s</w:t>
      </w:r>
      <w:r w:rsidRPr="00E967DD">
        <w:t xml:space="preserve"> </w:t>
      </w:r>
      <w:r w:rsidR="00264B52">
        <w:t xml:space="preserve">bleus sont </w:t>
      </w:r>
      <w:r w:rsidRPr="00E967DD">
        <w:t>réservé</w:t>
      </w:r>
      <w:r w:rsidR="00264B52">
        <w:t>s</w:t>
      </w:r>
      <w:r w:rsidRPr="00E967DD">
        <w:t xml:space="preserve"> au profil </w:t>
      </w:r>
      <w:r w:rsidR="00264B52">
        <w:t xml:space="preserve">Admin. Ils </w:t>
      </w:r>
      <w:r w:rsidRPr="00E967DD">
        <w:t>donne</w:t>
      </w:r>
      <w:r w:rsidR="00264B52">
        <w:t>nt</w:t>
      </w:r>
      <w:r w:rsidRPr="00E967DD">
        <w:t xml:space="preserve"> accès aux différents écrans de gestion</w:t>
      </w:r>
      <w:r w:rsidR="001646EE">
        <w:t>, archivage et sauvegarde</w:t>
      </w:r>
      <w:r w:rsidRPr="00E967DD">
        <w:t xml:space="preserve"> de données</w:t>
      </w:r>
      <w:r w:rsidR="001646EE">
        <w:t>.</w:t>
      </w:r>
    </w:p>
    <w:p w14:paraId="793E659E" w14:textId="5972D8E3" w:rsidR="007E0612" w:rsidRDefault="007E0612" w:rsidP="002050EF">
      <w:pPr>
        <w:spacing w:after="0"/>
        <w:contextualSpacing/>
        <w:jc w:val="both"/>
        <w:rPr>
          <w:sz w:val="24"/>
          <w:szCs w:val="24"/>
        </w:rPr>
      </w:pPr>
    </w:p>
    <w:p w14:paraId="3D618B35" w14:textId="583AEEB8" w:rsidR="00C43042" w:rsidRDefault="00C43042" w:rsidP="002050EF">
      <w:pPr>
        <w:jc w:val="both"/>
        <w:rPr>
          <w:sz w:val="24"/>
          <w:szCs w:val="24"/>
        </w:rPr>
      </w:pPr>
      <w:r>
        <w:rPr>
          <w:sz w:val="24"/>
          <w:szCs w:val="24"/>
        </w:rPr>
        <w:br w:type="page"/>
      </w:r>
    </w:p>
    <w:p w14:paraId="3B0407C5" w14:textId="0DE55CA4" w:rsidR="00E47F11" w:rsidRDefault="004E2FC3" w:rsidP="002050EF">
      <w:pPr>
        <w:pStyle w:val="Titre2"/>
        <w:jc w:val="both"/>
      </w:pPr>
      <w:bookmarkStart w:id="68" w:name="_Toc123817772"/>
      <w:bookmarkStart w:id="69" w:name="_Toc126601336"/>
      <w:r w:rsidRPr="004E2FC3">
        <w:lastRenderedPageBreak/>
        <w:drawing>
          <wp:anchor distT="0" distB="0" distL="114300" distR="114300" simplePos="0" relativeHeight="251667455" behindDoc="1" locked="0" layoutInCell="1" allowOverlap="1" wp14:anchorId="3D1EB546" wp14:editId="1D1B6A5D">
            <wp:simplePos x="0" y="0"/>
            <wp:positionH relativeFrom="column">
              <wp:posOffset>1270</wp:posOffset>
            </wp:positionH>
            <wp:positionV relativeFrom="paragraph">
              <wp:posOffset>347980</wp:posOffset>
            </wp:positionV>
            <wp:extent cx="6125845" cy="4644390"/>
            <wp:effectExtent l="19050" t="19050" r="27305" b="22860"/>
            <wp:wrapTight wrapText="bothSides">
              <wp:wrapPolygon edited="0">
                <wp:start x="-67" y="-89"/>
                <wp:lineTo x="-67" y="21618"/>
                <wp:lineTo x="21629" y="21618"/>
                <wp:lineTo x="21629" y="-89"/>
                <wp:lineTo x="-67" y="-89"/>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5845" cy="464439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62108" w:rsidRPr="00062108">
        <w:rPr>
          <w:noProof/>
        </w:rPr>
        <w:t xml:space="preserve">  </w:t>
      </w:r>
      <w:r w:rsidR="00062108">
        <w:t xml:space="preserve"> </w:t>
      </w:r>
      <w:r w:rsidR="000D311E">
        <w:t xml:space="preserve">Cinématique </w:t>
      </w:r>
      <w:r w:rsidR="00E47F11">
        <w:t>Usager</w:t>
      </w:r>
      <w:bookmarkEnd w:id="68"/>
      <w:bookmarkEnd w:id="69"/>
    </w:p>
    <w:p w14:paraId="50CC392D" w14:textId="73C9D584" w:rsidR="004E2FC3" w:rsidRDefault="004E2FC3" w:rsidP="002050EF">
      <w:pPr>
        <w:spacing w:after="0"/>
        <w:contextualSpacing/>
        <w:jc w:val="both"/>
        <w:rPr>
          <w:sz w:val="24"/>
          <w:szCs w:val="24"/>
        </w:rPr>
      </w:pPr>
    </w:p>
    <w:p w14:paraId="15DCCB5F" w14:textId="2355344F" w:rsidR="004E2FC3" w:rsidRDefault="004E2FC3" w:rsidP="002050EF">
      <w:pPr>
        <w:spacing w:after="0"/>
        <w:contextualSpacing/>
        <w:jc w:val="both"/>
        <w:rPr>
          <w:sz w:val="24"/>
          <w:szCs w:val="24"/>
        </w:rPr>
      </w:pPr>
    </w:p>
    <w:p w14:paraId="1881459D" w14:textId="6BC7B452" w:rsidR="004E2FC3" w:rsidRDefault="004E2FC3" w:rsidP="002050EF">
      <w:pPr>
        <w:spacing w:after="0"/>
        <w:contextualSpacing/>
        <w:jc w:val="both"/>
        <w:rPr>
          <w:sz w:val="24"/>
          <w:szCs w:val="24"/>
        </w:rPr>
      </w:pPr>
    </w:p>
    <w:p w14:paraId="0301D37C" w14:textId="122F3D5B" w:rsidR="004E2FC3" w:rsidRDefault="004E2FC3" w:rsidP="002050EF">
      <w:pPr>
        <w:spacing w:after="0"/>
        <w:contextualSpacing/>
        <w:jc w:val="both"/>
        <w:rPr>
          <w:sz w:val="24"/>
          <w:szCs w:val="24"/>
        </w:rPr>
      </w:pPr>
    </w:p>
    <w:p w14:paraId="3ED09D6B" w14:textId="66005600" w:rsidR="004E2FC3" w:rsidRDefault="004E2FC3" w:rsidP="002050EF">
      <w:pPr>
        <w:spacing w:after="0"/>
        <w:contextualSpacing/>
        <w:jc w:val="both"/>
        <w:rPr>
          <w:sz w:val="24"/>
          <w:szCs w:val="24"/>
        </w:rPr>
      </w:pPr>
    </w:p>
    <w:p w14:paraId="391F9D2F" w14:textId="3E701805" w:rsidR="004E2FC3" w:rsidRDefault="004E2FC3" w:rsidP="002050EF">
      <w:pPr>
        <w:spacing w:after="0"/>
        <w:contextualSpacing/>
        <w:jc w:val="both"/>
        <w:rPr>
          <w:sz w:val="24"/>
          <w:szCs w:val="24"/>
        </w:rPr>
      </w:pPr>
    </w:p>
    <w:p w14:paraId="375F0E4E" w14:textId="52B2E049" w:rsidR="004E2FC3" w:rsidRDefault="004E2FC3" w:rsidP="002050EF">
      <w:pPr>
        <w:spacing w:after="0"/>
        <w:contextualSpacing/>
        <w:jc w:val="both"/>
        <w:rPr>
          <w:sz w:val="24"/>
          <w:szCs w:val="24"/>
        </w:rPr>
      </w:pPr>
    </w:p>
    <w:p w14:paraId="2D5293F9" w14:textId="1B428DB3" w:rsidR="004E2FC3" w:rsidRDefault="004E2FC3" w:rsidP="002050EF">
      <w:pPr>
        <w:spacing w:after="0"/>
        <w:contextualSpacing/>
        <w:jc w:val="both"/>
        <w:rPr>
          <w:sz w:val="24"/>
          <w:szCs w:val="24"/>
        </w:rPr>
      </w:pPr>
    </w:p>
    <w:p w14:paraId="270F6C1D" w14:textId="740FC315" w:rsidR="004E2FC3" w:rsidRDefault="004E2FC3" w:rsidP="002050EF">
      <w:pPr>
        <w:spacing w:after="0"/>
        <w:contextualSpacing/>
        <w:jc w:val="both"/>
        <w:rPr>
          <w:sz w:val="24"/>
          <w:szCs w:val="24"/>
        </w:rPr>
      </w:pPr>
    </w:p>
    <w:p w14:paraId="1ABEA2AD" w14:textId="216A62A5" w:rsidR="004E2FC3" w:rsidRDefault="004E2FC3" w:rsidP="002050EF">
      <w:pPr>
        <w:spacing w:after="0"/>
        <w:contextualSpacing/>
        <w:jc w:val="both"/>
        <w:rPr>
          <w:sz w:val="24"/>
          <w:szCs w:val="24"/>
        </w:rPr>
      </w:pPr>
    </w:p>
    <w:p w14:paraId="52A96B79" w14:textId="603EED7E" w:rsidR="004E2FC3" w:rsidRDefault="004E2FC3" w:rsidP="002050EF">
      <w:pPr>
        <w:spacing w:after="0"/>
        <w:contextualSpacing/>
        <w:jc w:val="both"/>
        <w:rPr>
          <w:sz w:val="24"/>
          <w:szCs w:val="24"/>
        </w:rPr>
      </w:pPr>
    </w:p>
    <w:p w14:paraId="616A367C" w14:textId="4900F4A8" w:rsidR="004E2FC3" w:rsidRDefault="004E2FC3" w:rsidP="002050EF">
      <w:pPr>
        <w:spacing w:after="0"/>
        <w:contextualSpacing/>
        <w:jc w:val="both"/>
        <w:rPr>
          <w:sz w:val="24"/>
          <w:szCs w:val="24"/>
        </w:rPr>
      </w:pPr>
    </w:p>
    <w:p w14:paraId="5024B2A7" w14:textId="0629770D" w:rsidR="004E2FC3" w:rsidRDefault="004E2FC3" w:rsidP="002050EF">
      <w:pPr>
        <w:spacing w:after="0"/>
        <w:contextualSpacing/>
        <w:jc w:val="both"/>
        <w:rPr>
          <w:sz w:val="24"/>
          <w:szCs w:val="24"/>
        </w:rPr>
      </w:pPr>
    </w:p>
    <w:p w14:paraId="6BC39338" w14:textId="26EBD52B" w:rsidR="004E2FC3" w:rsidRDefault="004E2FC3" w:rsidP="002050EF">
      <w:pPr>
        <w:spacing w:after="0"/>
        <w:contextualSpacing/>
        <w:jc w:val="both"/>
        <w:rPr>
          <w:sz w:val="24"/>
          <w:szCs w:val="24"/>
        </w:rPr>
      </w:pPr>
    </w:p>
    <w:p w14:paraId="4BD48B9B" w14:textId="3C285824" w:rsidR="004E2FC3" w:rsidRDefault="004E2FC3" w:rsidP="002050EF">
      <w:pPr>
        <w:spacing w:after="0"/>
        <w:contextualSpacing/>
        <w:jc w:val="both"/>
        <w:rPr>
          <w:sz w:val="24"/>
          <w:szCs w:val="24"/>
        </w:rPr>
      </w:pPr>
    </w:p>
    <w:p w14:paraId="779355D5" w14:textId="72CA3950" w:rsidR="00062108" w:rsidRDefault="004E2FC3" w:rsidP="002050EF">
      <w:pPr>
        <w:spacing w:after="0"/>
        <w:contextualSpacing/>
        <w:jc w:val="both"/>
      </w:pPr>
      <w:r>
        <w:rPr>
          <w:noProof/>
        </w:rPr>
        <w:drawing>
          <wp:anchor distT="0" distB="0" distL="114300" distR="114300" simplePos="0" relativeHeight="251710464" behindDoc="1" locked="0" layoutInCell="1" allowOverlap="1" wp14:anchorId="1E6D608C" wp14:editId="35005DFA">
            <wp:simplePos x="0" y="0"/>
            <wp:positionH relativeFrom="column">
              <wp:posOffset>-352425</wp:posOffset>
            </wp:positionH>
            <wp:positionV relativeFrom="paragraph">
              <wp:posOffset>139436</wp:posOffset>
            </wp:positionV>
            <wp:extent cx="2669540" cy="995680"/>
            <wp:effectExtent l="19050" t="19050" r="16510" b="13970"/>
            <wp:wrapTight wrapText="bothSides">
              <wp:wrapPolygon edited="0">
                <wp:start x="-154" y="-413"/>
                <wp:lineTo x="-154" y="21490"/>
                <wp:lineTo x="21579" y="21490"/>
                <wp:lineTo x="21579" y="-413"/>
                <wp:lineTo x="-154" y="-413"/>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69540" cy="99568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p>
    <w:p w14:paraId="15A9C787" w14:textId="01EF4216" w:rsidR="004E2FC3" w:rsidRDefault="004E2FC3" w:rsidP="002050EF">
      <w:pPr>
        <w:spacing w:after="0"/>
        <w:contextualSpacing/>
        <w:jc w:val="both"/>
      </w:pPr>
    </w:p>
    <w:p w14:paraId="2BB4DFB9" w14:textId="54F79260" w:rsidR="004E2FC3" w:rsidRDefault="004E2FC3" w:rsidP="002050EF">
      <w:pPr>
        <w:spacing w:after="0"/>
        <w:contextualSpacing/>
        <w:jc w:val="both"/>
      </w:pPr>
    </w:p>
    <w:p w14:paraId="38B7425E" w14:textId="015F2C9D" w:rsidR="004E2FC3" w:rsidRDefault="004E2FC3" w:rsidP="002050EF">
      <w:pPr>
        <w:spacing w:after="0"/>
        <w:contextualSpacing/>
        <w:jc w:val="both"/>
      </w:pPr>
    </w:p>
    <w:p w14:paraId="3B3F2CD9" w14:textId="77777777" w:rsidR="004E2FC3" w:rsidRDefault="004E2FC3" w:rsidP="002050EF">
      <w:pPr>
        <w:spacing w:after="0"/>
        <w:contextualSpacing/>
        <w:jc w:val="both"/>
      </w:pPr>
    </w:p>
    <w:p w14:paraId="06852FE7" w14:textId="77777777" w:rsidR="004E2FC3" w:rsidRDefault="004E2FC3" w:rsidP="002050EF">
      <w:pPr>
        <w:spacing w:after="0"/>
        <w:contextualSpacing/>
        <w:jc w:val="both"/>
      </w:pPr>
    </w:p>
    <w:p w14:paraId="39FBB3E9" w14:textId="41727EC5" w:rsidR="00062108" w:rsidRDefault="00062108" w:rsidP="002050EF">
      <w:pPr>
        <w:spacing w:after="0"/>
        <w:contextualSpacing/>
        <w:jc w:val="both"/>
      </w:pPr>
    </w:p>
    <w:p w14:paraId="6182C941" w14:textId="65C0FB88" w:rsidR="00250070" w:rsidRDefault="004E2FC3" w:rsidP="002050EF">
      <w:pPr>
        <w:pStyle w:val="Titre7"/>
        <w:jc w:val="both"/>
      </w:pPr>
      <w:r>
        <w:rPr>
          <w:noProof/>
        </w:rPr>
        <w:drawing>
          <wp:anchor distT="0" distB="0" distL="114300" distR="114300" simplePos="0" relativeHeight="251718656" behindDoc="1" locked="0" layoutInCell="1" allowOverlap="1" wp14:anchorId="4D24920D" wp14:editId="045E0A4A">
            <wp:simplePos x="0" y="0"/>
            <wp:positionH relativeFrom="column">
              <wp:posOffset>-52070</wp:posOffset>
            </wp:positionH>
            <wp:positionV relativeFrom="paragraph">
              <wp:posOffset>199007</wp:posOffset>
            </wp:positionV>
            <wp:extent cx="5658485" cy="3557905"/>
            <wp:effectExtent l="0" t="0" r="0" b="4445"/>
            <wp:wrapTight wrapText="bothSides">
              <wp:wrapPolygon edited="0">
                <wp:start x="0" y="0"/>
                <wp:lineTo x="0" y="21511"/>
                <wp:lineTo x="21525" y="21511"/>
                <wp:lineTo x="21525"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58485" cy="3557905"/>
                    </a:xfrm>
                    <a:prstGeom prst="rect">
                      <a:avLst/>
                    </a:prstGeom>
                  </pic:spPr>
                </pic:pic>
              </a:graphicData>
            </a:graphic>
            <wp14:sizeRelH relativeFrom="margin">
              <wp14:pctWidth>0</wp14:pctWidth>
            </wp14:sizeRelH>
            <wp14:sizeRelV relativeFrom="margin">
              <wp14:pctHeight>0</wp14:pctHeight>
            </wp14:sizeRelV>
          </wp:anchor>
        </w:drawing>
      </w:r>
      <w:r w:rsidR="00062108">
        <w:t>D</w:t>
      </w:r>
      <w:r w:rsidR="00250070">
        <w:t>iagramme de séquence : création d’un incident</w:t>
      </w:r>
    </w:p>
    <w:p w14:paraId="421CAF6D" w14:textId="77A9F33B" w:rsidR="00250070" w:rsidRDefault="00250070" w:rsidP="002050EF">
      <w:pPr>
        <w:spacing w:after="0"/>
        <w:contextualSpacing/>
        <w:jc w:val="both"/>
        <w:rPr>
          <w:sz w:val="24"/>
          <w:szCs w:val="24"/>
        </w:rPr>
      </w:pPr>
    </w:p>
    <w:p w14:paraId="0A3D2899" w14:textId="37A59917" w:rsidR="00250070" w:rsidRDefault="00250070" w:rsidP="002050EF">
      <w:pPr>
        <w:jc w:val="both"/>
        <w:rPr>
          <w:sz w:val="24"/>
          <w:szCs w:val="24"/>
        </w:rPr>
      </w:pPr>
      <w:r>
        <w:rPr>
          <w:sz w:val="24"/>
          <w:szCs w:val="24"/>
        </w:rPr>
        <w:br w:type="page"/>
      </w:r>
    </w:p>
    <w:p w14:paraId="218EB552" w14:textId="4159BC7F" w:rsidR="00E47F11" w:rsidRPr="00E47F11" w:rsidRDefault="00D263A6" w:rsidP="002050EF">
      <w:pPr>
        <w:pStyle w:val="lgende"/>
      </w:pPr>
      <w:r>
        <w:lastRenderedPageBreak/>
        <w:t>Maquette nouvelle demande</w:t>
      </w:r>
    </w:p>
    <w:p w14:paraId="4F1F9971" w14:textId="3AC31931" w:rsidR="00B34491" w:rsidRDefault="009766C1" w:rsidP="002050EF">
      <w:pPr>
        <w:spacing w:after="0"/>
        <w:contextualSpacing/>
        <w:jc w:val="both"/>
        <w:rPr>
          <w:ins w:id="70" w:author="Norbert SILBERHORN" w:date="2023-02-03T20:14:00Z"/>
          <w:sz w:val="24"/>
          <w:szCs w:val="24"/>
        </w:rPr>
      </w:pPr>
      <w:r>
        <w:rPr>
          <w:noProof/>
        </w:rPr>
        <w:drawing>
          <wp:inline distT="0" distB="0" distL="0" distR="0" wp14:anchorId="4808EAC0" wp14:editId="4F1EC156">
            <wp:extent cx="4886673" cy="3126892"/>
            <wp:effectExtent l="19050" t="19050" r="28575" b="1651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2504" cy="313702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9AA5240" w14:textId="77777777" w:rsidR="00575988" w:rsidRDefault="00575988" w:rsidP="002050EF">
      <w:pPr>
        <w:spacing w:after="0"/>
        <w:contextualSpacing/>
        <w:jc w:val="both"/>
        <w:rPr>
          <w:sz w:val="24"/>
          <w:szCs w:val="24"/>
        </w:rPr>
      </w:pPr>
    </w:p>
    <w:p w14:paraId="13FF1D3A" w14:textId="7644E3F0" w:rsidR="00CE01AA" w:rsidRPr="00D34636" w:rsidRDefault="00CE01AA" w:rsidP="002050EF">
      <w:pPr>
        <w:pStyle w:val="Corpsdetexte"/>
        <w:jc w:val="both"/>
      </w:pPr>
      <w:r w:rsidRPr="00D34636">
        <w:t>Au lancement de cet écran</w:t>
      </w:r>
      <w:r w:rsidR="00D263A6">
        <w:t xml:space="preserve"> l</w:t>
      </w:r>
      <w:r w:rsidRPr="00D34636">
        <w:t xml:space="preserve">e back </w:t>
      </w:r>
      <w:r w:rsidR="00B1315F">
        <w:t xml:space="preserve">end </w:t>
      </w:r>
      <w:r w:rsidRPr="00D34636">
        <w:t>envoie la liste de tous les emplacements possibles dans l’immeuble avec tous les types d’incidents possible dans chacun de ces emplacements.</w:t>
      </w:r>
      <w:ins w:id="71" w:author="Norbert SILBERHORN" w:date="2023-02-03T20:05:00Z">
        <w:r w:rsidR="009C7D79">
          <w:t xml:space="preserve"> </w:t>
        </w:r>
      </w:ins>
    </w:p>
    <w:p w14:paraId="7683F660" w14:textId="5497BE19" w:rsidR="00017FAF" w:rsidRDefault="00017FAF" w:rsidP="002050EF">
      <w:pPr>
        <w:pStyle w:val="Corpsdetexte"/>
        <w:jc w:val="both"/>
      </w:pPr>
      <w:r>
        <w:t>Le formulaire se compose de listes déroulantes interdépendantes.</w:t>
      </w:r>
      <w:r w:rsidR="006417DC">
        <w:t xml:space="preserve"> </w:t>
      </w:r>
      <w:r>
        <w:t>Ne seront proposés que les emplacements et types d’incidents correspondants à l’étage et à l’emplacement sélectionnés.</w:t>
      </w:r>
    </w:p>
    <w:p w14:paraId="7D8524EC" w14:textId="2A29476C" w:rsidR="00E1186F" w:rsidRDefault="00E1186F" w:rsidP="002050EF">
      <w:pPr>
        <w:pStyle w:val="Corpsdetexte"/>
        <w:jc w:val="both"/>
      </w:pPr>
      <w:r w:rsidRPr="00D34636">
        <w:t>A la validation</w:t>
      </w:r>
      <w:r w:rsidR="00362F53">
        <w:t xml:space="preserve"> de la nouvelle demande</w:t>
      </w:r>
      <w:r w:rsidRPr="00D34636">
        <w:t>,</w:t>
      </w:r>
      <w:r w:rsidR="00A917CA">
        <w:t xml:space="preserve"> l’étage,</w:t>
      </w:r>
      <w:r w:rsidRPr="00D34636">
        <w:t xml:space="preserve"> </w:t>
      </w:r>
      <w:r w:rsidR="00741945" w:rsidRPr="00D34636">
        <w:t>l</w:t>
      </w:r>
      <w:r w:rsidR="00D263A6">
        <w:t xml:space="preserve">’emplacement, </w:t>
      </w:r>
      <w:r w:rsidR="00250070">
        <w:t xml:space="preserve">le </w:t>
      </w:r>
      <w:r w:rsidR="00D263A6">
        <w:t xml:space="preserve">type d’incident et </w:t>
      </w:r>
      <w:r w:rsidR="00250070">
        <w:t xml:space="preserve">le </w:t>
      </w:r>
      <w:r w:rsidR="00D263A6">
        <w:t>commentaire sont</w:t>
      </w:r>
      <w:r w:rsidRPr="00D34636">
        <w:t xml:space="preserve"> envoyé</w:t>
      </w:r>
      <w:r w:rsidR="00D263A6">
        <w:t>s</w:t>
      </w:r>
      <w:r w:rsidRPr="00D34636">
        <w:t xml:space="preserve"> au </w:t>
      </w:r>
      <w:r w:rsidR="00362F53">
        <w:t>back end</w:t>
      </w:r>
      <w:r w:rsidRPr="00D34636">
        <w:t>.</w:t>
      </w:r>
      <w:r w:rsidR="006417DC">
        <w:t xml:space="preserve"> </w:t>
      </w:r>
      <w:r w:rsidRPr="00D34636">
        <w:t xml:space="preserve">Celui-ci </w:t>
      </w:r>
      <w:r w:rsidR="00D263A6">
        <w:t>calcule l’</w:t>
      </w:r>
      <w:r w:rsidRPr="00D34636">
        <w:t>entreprise prestataire attribuée à cet incident suivant le type renseigné.</w:t>
      </w:r>
      <w:r w:rsidR="006417DC">
        <w:t xml:space="preserve"> </w:t>
      </w:r>
      <w:r w:rsidR="00741945" w:rsidRPr="00D34636">
        <w:t xml:space="preserve">Puis </w:t>
      </w:r>
      <w:r w:rsidR="00EC7D88">
        <w:t xml:space="preserve">le nouvel incident est </w:t>
      </w:r>
      <w:r w:rsidR="00741945" w:rsidRPr="00D34636">
        <w:t>sauvegard</w:t>
      </w:r>
      <w:r w:rsidR="00EC7D88">
        <w:t>é</w:t>
      </w:r>
      <w:r w:rsidR="00741945" w:rsidRPr="00D34636">
        <w:t xml:space="preserve"> en base</w:t>
      </w:r>
      <w:r w:rsidR="00821ADA">
        <w:t xml:space="preserve"> de données</w:t>
      </w:r>
      <w:r w:rsidR="00741945" w:rsidRPr="00D34636">
        <w:t>.</w:t>
      </w:r>
      <w:r w:rsidR="004E2FC3">
        <w:t xml:space="preserve"> </w:t>
      </w:r>
      <w:r w:rsidRPr="00D34636">
        <w:t xml:space="preserve">L’utilisateur est </w:t>
      </w:r>
      <w:r w:rsidR="00C95AD0">
        <w:t xml:space="preserve">ensuite </w:t>
      </w:r>
      <w:r w:rsidRPr="00D34636">
        <w:t xml:space="preserve">redirigé vers </w:t>
      </w:r>
      <w:r w:rsidR="005029C8" w:rsidRPr="00D34636">
        <w:t>l</w:t>
      </w:r>
      <w:r w:rsidRPr="00D34636">
        <w:t xml:space="preserve">e </w:t>
      </w:r>
      <w:r w:rsidR="005029C8" w:rsidRPr="00D34636">
        <w:t>suivi</w:t>
      </w:r>
      <w:r w:rsidRPr="00D34636">
        <w:t xml:space="preserve"> d’avancement de ses propres signalements.</w:t>
      </w:r>
    </w:p>
    <w:p w14:paraId="5E4A2366" w14:textId="344F6DCB" w:rsidR="00D263A6" w:rsidRDefault="00D263A6" w:rsidP="002050EF">
      <w:pPr>
        <w:pStyle w:val="lgende"/>
      </w:pPr>
      <w:r>
        <w:t>Maquette mes demandes</w:t>
      </w:r>
    </w:p>
    <w:p w14:paraId="456C9BD4" w14:textId="72EA948E" w:rsidR="00250070" w:rsidRPr="00D34636" w:rsidRDefault="009766C1" w:rsidP="002050EF">
      <w:pPr>
        <w:spacing w:after="0"/>
        <w:contextualSpacing/>
        <w:jc w:val="both"/>
        <w:rPr>
          <w:sz w:val="24"/>
          <w:szCs w:val="24"/>
        </w:rPr>
      </w:pPr>
      <w:r>
        <w:rPr>
          <w:noProof/>
        </w:rPr>
        <w:drawing>
          <wp:anchor distT="0" distB="0" distL="114300" distR="114300" simplePos="0" relativeHeight="251711488" behindDoc="1" locked="0" layoutInCell="1" allowOverlap="1" wp14:anchorId="4F2B790C" wp14:editId="4CDBE875">
            <wp:simplePos x="0" y="0"/>
            <wp:positionH relativeFrom="column">
              <wp:posOffset>125095</wp:posOffset>
            </wp:positionH>
            <wp:positionV relativeFrom="paragraph">
              <wp:posOffset>57785</wp:posOffset>
            </wp:positionV>
            <wp:extent cx="4779645" cy="3145155"/>
            <wp:effectExtent l="19050" t="19050" r="20955" b="17145"/>
            <wp:wrapTight wrapText="bothSides">
              <wp:wrapPolygon edited="0">
                <wp:start x="-86" y="-131"/>
                <wp:lineTo x="-86" y="21587"/>
                <wp:lineTo x="21609" y="21587"/>
                <wp:lineTo x="21609" y="-131"/>
                <wp:lineTo x="-86" y="-131"/>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779645" cy="314515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p>
    <w:p w14:paraId="5C63CED8" w14:textId="2745034C" w:rsidR="002D6B03" w:rsidRDefault="009766C1" w:rsidP="002050EF">
      <w:pPr>
        <w:jc w:val="both"/>
        <w:rPr>
          <w:sz w:val="24"/>
          <w:szCs w:val="24"/>
        </w:rPr>
      </w:pPr>
      <w:r>
        <w:rPr>
          <w:noProof/>
        </w:rPr>
        <w:drawing>
          <wp:anchor distT="0" distB="0" distL="114300" distR="114300" simplePos="0" relativeHeight="251712512" behindDoc="1" locked="0" layoutInCell="1" allowOverlap="1" wp14:anchorId="570F0B6B" wp14:editId="3E7A098E">
            <wp:simplePos x="0" y="0"/>
            <wp:positionH relativeFrom="column">
              <wp:posOffset>3560977</wp:posOffset>
            </wp:positionH>
            <wp:positionV relativeFrom="paragraph">
              <wp:posOffset>1133859</wp:posOffset>
            </wp:positionV>
            <wp:extent cx="1789723" cy="1055077"/>
            <wp:effectExtent l="19050" t="19050" r="20320" b="12065"/>
            <wp:wrapTight wrapText="bothSides">
              <wp:wrapPolygon edited="0">
                <wp:start x="-230" y="-390"/>
                <wp:lineTo x="-230" y="21457"/>
                <wp:lineTo x="21615" y="21457"/>
                <wp:lineTo x="21615" y="-390"/>
                <wp:lineTo x="-230" y="-390"/>
              </wp:wrapPolygon>
            </wp:wrapTight>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 211" descr="Une image contenant text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1789723" cy="105507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2D6B03">
        <w:rPr>
          <w:sz w:val="24"/>
          <w:szCs w:val="24"/>
        </w:rPr>
        <w:br w:type="page"/>
      </w:r>
    </w:p>
    <w:p w14:paraId="7311BE12" w14:textId="1A4A3498" w:rsidR="004F0622" w:rsidRDefault="002D6B03" w:rsidP="002050EF">
      <w:pPr>
        <w:pStyle w:val="Corpsdetexte"/>
        <w:jc w:val="both"/>
      </w:pPr>
      <w:r>
        <w:lastRenderedPageBreak/>
        <w:t>V</w:t>
      </w:r>
      <w:r w:rsidR="004F0622">
        <w:t>isuel</w:t>
      </w:r>
      <w:r>
        <w:t>lement</w:t>
      </w:r>
      <w:r w:rsidR="004F0622">
        <w:t xml:space="preserve"> </w:t>
      </w:r>
      <w:r w:rsidR="009766C1">
        <w:t xml:space="preserve">j’ai </w:t>
      </w:r>
      <w:r w:rsidR="0043330E">
        <w:t>opt</w:t>
      </w:r>
      <w:r>
        <w:t>é</w:t>
      </w:r>
      <w:r w:rsidR="0043330E">
        <w:t xml:space="preserve"> pour </w:t>
      </w:r>
      <w:r w:rsidR="00370A14">
        <w:t xml:space="preserve">un dashboard de </w:t>
      </w:r>
      <w:r w:rsidR="0043330E">
        <w:t>vignettes</w:t>
      </w:r>
      <w:r w:rsidR="00370A14">
        <w:t xml:space="preserve"> classées par date et code couleur, selon le statut </w:t>
      </w:r>
      <w:r w:rsidR="00370A14" w:rsidRPr="00D34636">
        <w:t>actuel de l’incident.</w:t>
      </w:r>
      <w:r w:rsidR="006417DC">
        <w:t xml:space="preserve"> </w:t>
      </w:r>
      <w:r w:rsidR="0043330E">
        <w:t>Cette présentation est adaptée à l’usager, qui fait assez peu de signalements</w:t>
      </w:r>
      <w:r w:rsidR="00295225">
        <w:t xml:space="preserve"> individuellement</w:t>
      </w:r>
      <w:r w:rsidR="0043330E">
        <w:t>.</w:t>
      </w:r>
    </w:p>
    <w:p w14:paraId="38B811F5" w14:textId="0A98ACA9" w:rsidR="002D6B03" w:rsidRDefault="002D6B03" w:rsidP="002050EF">
      <w:pPr>
        <w:pStyle w:val="Corpsdetexte"/>
        <w:jc w:val="both"/>
      </w:pPr>
      <w:r>
        <w:t>L’utilisateur peut sélectionner une vignette pour consulter l</w:t>
      </w:r>
      <w:r w:rsidRPr="00D34636">
        <w:t xml:space="preserve">e détail </w:t>
      </w:r>
      <w:r>
        <w:t>de l’incident</w:t>
      </w:r>
      <w:r w:rsidRPr="00D34636">
        <w:t>.</w:t>
      </w:r>
    </w:p>
    <w:p w14:paraId="1B80B267" w14:textId="27B80AE5" w:rsidR="00D263A6" w:rsidRPr="00E47F11" w:rsidRDefault="00D263A6" w:rsidP="002050EF">
      <w:pPr>
        <w:pStyle w:val="lgende"/>
      </w:pPr>
      <w:r>
        <w:t>Maquette fiche incident</w:t>
      </w:r>
    </w:p>
    <w:p w14:paraId="20930522" w14:textId="724FF32B" w:rsidR="00BF69DD" w:rsidRDefault="009F00EE" w:rsidP="002050EF">
      <w:pPr>
        <w:spacing w:after="0"/>
        <w:jc w:val="both"/>
        <w:rPr>
          <w:sz w:val="24"/>
          <w:szCs w:val="24"/>
        </w:rPr>
      </w:pPr>
      <w:r w:rsidRPr="009F00EE">
        <w:rPr>
          <w:noProof/>
          <w:sz w:val="24"/>
          <w:szCs w:val="24"/>
        </w:rPr>
        <mc:AlternateContent>
          <mc:Choice Requires="wps">
            <w:drawing>
              <wp:anchor distT="45720" distB="45720" distL="114300" distR="114300" simplePos="0" relativeHeight="251671552" behindDoc="1" locked="0" layoutInCell="1" allowOverlap="1" wp14:anchorId="6F15CE5E" wp14:editId="1F5960FF">
                <wp:simplePos x="0" y="0"/>
                <wp:positionH relativeFrom="column">
                  <wp:posOffset>4114230</wp:posOffset>
                </wp:positionH>
                <wp:positionV relativeFrom="paragraph">
                  <wp:posOffset>1166475</wp:posOffset>
                </wp:positionV>
                <wp:extent cx="2360930" cy="1404620"/>
                <wp:effectExtent l="0" t="0" r="27940" b="16510"/>
                <wp:wrapNone/>
                <wp:docPr id="47" name="Zone de texte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C49DA79" w14:textId="4A16B017" w:rsidR="009F00EE" w:rsidRDefault="009F00EE">
                            <w:r w:rsidRPr="009F00EE">
                              <w:rPr>
                                <w:sz w:val="24"/>
                                <w:szCs w:val="24"/>
                              </w:rPr>
                              <w:t>carte d’identité. Quand, où et quoi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F15CE5E" id="_x0000_s1029" type="#_x0000_t202" style="position:absolute;left:0;text-align:left;margin-left:323.95pt;margin-top:91.85pt;width:185.9pt;height:110.6pt;z-index:-251644928;visibility:hidden;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">
                <v:textbox style="mso-fit-shape-to-text:t">
                  <w:txbxContent>
                    <w:p w14:paraId="1C49DA79" w14:textId="4A16B017" w:rsidR="009F00EE" w:rsidRDefault="009F00EE">
                      <w:r w:rsidRPr="009F00EE">
                        <w:rPr>
                          <w:sz w:val="24"/>
                          <w:szCs w:val="24"/>
                        </w:rPr>
                        <w:t>carte d’identité. Quand, où et quoi</w:t>
                      </w:r>
                    </w:p>
                  </w:txbxContent>
                </v:textbox>
              </v:shape>
            </w:pict>
          </mc:Fallback>
        </mc:AlternateContent>
      </w:r>
      <w:r w:rsidR="00F10B00">
        <w:rPr>
          <w:noProof/>
        </w:rPr>
        <w:drawing>
          <wp:inline distT="0" distB="0" distL="0" distR="0" wp14:anchorId="4EC4F942" wp14:editId="186D5E1E">
            <wp:extent cx="6246727" cy="3507740"/>
            <wp:effectExtent l="19050" t="19050" r="20955" b="1651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6467" cy="353567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0309FBA" w14:textId="77777777" w:rsidR="00547902" w:rsidRDefault="00547902" w:rsidP="002050EF">
      <w:pPr>
        <w:spacing w:after="0"/>
        <w:jc w:val="both"/>
        <w:rPr>
          <w:sz w:val="24"/>
          <w:szCs w:val="24"/>
        </w:rPr>
      </w:pPr>
    </w:p>
    <w:p w14:paraId="5494A544" w14:textId="49A0C479" w:rsidR="009B440D" w:rsidRPr="009B440D" w:rsidRDefault="009B440D" w:rsidP="002050EF">
      <w:pPr>
        <w:pStyle w:val="lgende"/>
      </w:pPr>
      <w:r>
        <w:t xml:space="preserve">Maquettes </w:t>
      </w:r>
      <w:r w:rsidR="00BF69DD">
        <w:t>focus s</w:t>
      </w:r>
      <w:r>
        <w:t>tatut incident</w:t>
      </w:r>
    </w:p>
    <w:p w14:paraId="341E6B92" w14:textId="1CFEDDD8" w:rsidR="002D6B03" w:rsidRDefault="00547902" w:rsidP="002050EF">
      <w:pPr>
        <w:spacing w:after="0"/>
        <w:contextualSpacing/>
        <w:jc w:val="both"/>
        <w:rPr>
          <w:sz w:val="24"/>
          <w:szCs w:val="24"/>
        </w:rPr>
      </w:pPr>
      <w:r>
        <w:rPr>
          <w:noProof/>
        </w:rPr>
        <w:drawing>
          <wp:anchor distT="0" distB="0" distL="114300" distR="114300" simplePos="0" relativeHeight="251714560" behindDoc="1" locked="0" layoutInCell="1" allowOverlap="1" wp14:anchorId="251DA1C8" wp14:editId="3159C664">
            <wp:simplePos x="0" y="0"/>
            <wp:positionH relativeFrom="margin">
              <wp:align>left</wp:align>
            </wp:positionH>
            <wp:positionV relativeFrom="paragraph">
              <wp:posOffset>31115</wp:posOffset>
            </wp:positionV>
            <wp:extent cx="3553460" cy="3990975"/>
            <wp:effectExtent l="0" t="0" r="8890" b="9525"/>
            <wp:wrapTight wrapText="bothSides">
              <wp:wrapPolygon edited="0">
                <wp:start x="0" y="0"/>
                <wp:lineTo x="0" y="21548"/>
                <wp:lineTo x="21538" y="21548"/>
                <wp:lineTo x="21538" y="0"/>
                <wp:lineTo x="0" y="0"/>
              </wp:wrapPolygon>
            </wp:wrapTight>
            <wp:docPr id="1025" name="Imag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53460" cy="3990975"/>
                    </a:xfrm>
                    <a:prstGeom prst="rect">
                      <a:avLst/>
                    </a:prstGeom>
                  </pic:spPr>
                </pic:pic>
              </a:graphicData>
            </a:graphic>
            <wp14:sizeRelH relativeFrom="margin">
              <wp14:pctWidth>0</wp14:pctWidth>
            </wp14:sizeRelH>
            <wp14:sizeRelV relativeFrom="margin">
              <wp14:pctHeight>0</wp14:pctHeight>
            </wp14:sizeRelV>
          </wp:anchor>
        </w:drawing>
      </w:r>
    </w:p>
    <w:p w14:paraId="3C14519D" w14:textId="2D8A8FC0" w:rsidR="002D6B03" w:rsidRDefault="002D6B03" w:rsidP="002050EF">
      <w:pPr>
        <w:spacing w:after="0"/>
        <w:contextualSpacing/>
        <w:jc w:val="both"/>
        <w:rPr>
          <w:sz w:val="24"/>
          <w:szCs w:val="24"/>
        </w:rPr>
      </w:pPr>
    </w:p>
    <w:p w14:paraId="75130253" w14:textId="754D2242" w:rsidR="002D6B03" w:rsidRDefault="002D6B03" w:rsidP="002050EF">
      <w:pPr>
        <w:spacing w:after="0"/>
        <w:contextualSpacing/>
        <w:jc w:val="both"/>
        <w:rPr>
          <w:sz w:val="24"/>
          <w:szCs w:val="24"/>
        </w:rPr>
      </w:pPr>
    </w:p>
    <w:p w14:paraId="2B2844C6" w14:textId="77777777" w:rsidR="002D6B03" w:rsidRPr="00D34636" w:rsidRDefault="002D6B03" w:rsidP="002050EF">
      <w:pPr>
        <w:spacing w:after="0"/>
        <w:contextualSpacing/>
        <w:jc w:val="both"/>
        <w:rPr>
          <w:sz w:val="24"/>
          <w:szCs w:val="24"/>
        </w:rPr>
      </w:pPr>
    </w:p>
    <w:p w14:paraId="0D37D0CD" w14:textId="2BD05B53" w:rsidR="001646EE" w:rsidRDefault="00317B25" w:rsidP="002050EF">
      <w:pPr>
        <w:pStyle w:val="Corpsdetexte"/>
        <w:jc w:val="both"/>
      </w:pPr>
      <w:r w:rsidRPr="00D34636">
        <w:t xml:space="preserve">Tout le monde peut </w:t>
      </w:r>
      <w:r w:rsidR="001F5475" w:rsidRPr="00D34636">
        <w:t>connaître</w:t>
      </w:r>
      <w:r w:rsidR="009B440D">
        <w:t xml:space="preserve"> le statut</w:t>
      </w:r>
      <w:r w:rsidRPr="00D34636">
        <w:t xml:space="preserve">. Mais les fonctionnalités </w:t>
      </w:r>
      <w:r w:rsidR="009766C1">
        <w:t>associée</w:t>
      </w:r>
      <w:r w:rsidR="00C64A0B">
        <w:t>s</w:t>
      </w:r>
      <w:r w:rsidRPr="00D34636">
        <w:t xml:space="preserve"> ne sont accessibles que selon le profil</w:t>
      </w:r>
      <w:r w:rsidR="009B440D">
        <w:t xml:space="preserve"> de d’utilisateur</w:t>
      </w:r>
      <w:r w:rsidRPr="00D34636">
        <w:t>.</w:t>
      </w:r>
    </w:p>
    <w:p w14:paraId="19FC6ADC" w14:textId="79814225" w:rsidR="002D6B03" w:rsidRDefault="002D6B03" w:rsidP="002050EF">
      <w:pPr>
        <w:spacing w:after="0"/>
        <w:contextualSpacing/>
        <w:jc w:val="both"/>
        <w:rPr>
          <w:sz w:val="24"/>
          <w:szCs w:val="24"/>
        </w:rPr>
      </w:pPr>
    </w:p>
    <w:p w14:paraId="1C271577" w14:textId="226F4A61" w:rsidR="002D6B03" w:rsidRDefault="002D6B03" w:rsidP="002050EF">
      <w:pPr>
        <w:spacing w:after="0"/>
        <w:contextualSpacing/>
        <w:jc w:val="both"/>
        <w:rPr>
          <w:sz w:val="24"/>
          <w:szCs w:val="24"/>
        </w:rPr>
      </w:pPr>
    </w:p>
    <w:p w14:paraId="22851E0B" w14:textId="67DE4550" w:rsidR="002D6B03" w:rsidRDefault="002D6B03" w:rsidP="002050EF">
      <w:pPr>
        <w:spacing w:after="0"/>
        <w:contextualSpacing/>
        <w:jc w:val="both"/>
        <w:rPr>
          <w:sz w:val="24"/>
          <w:szCs w:val="24"/>
        </w:rPr>
      </w:pPr>
    </w:p>
    <w:p w14:paraId="55160C8A" w14:textId="091016A3" w:rsidR="002D6B03" w:rsidRDefault="002D6B03" w:rsidP="002050EF">
      <w:pPr>
        <w:spacing w:after="0"/>
        <w:contextualSpacing/>
        <w:jc w:val="both"/>
        <w:rPr>
          <w:sz w:val="24"/>
          <w:szCs w:val="24"/>
        </w:rPr>
      </w:pPr>
    </w:p>
    <w:p w14:paraId="7D1670C7" w14:textId="75A53359" w:rsidR="002D6B03" w:rsidRDefault="002D6B03" w:rsidP="002050EF">
      <w:pPr>
        <w:spacing w:after="0"/>
        <w:contextualSpacing/>
        <w:jc w:val="both"/>
        <w:rPr>
          <w:sz w:val="24"/>
          <w:szCs w:val="24"/>
        </w:rPr>
      </w:pPr>
    </w:p>
    <w:p w14:paraId="0596E9DC" w14:textId="550E1A96" w:rsidR="004F0622" w:rsidRDefault="004F0622" w:rsidP="002050EF">
      <w:pPr>
        <w:spacing w:after="0"/>
        <w:contextualSpacing/>
        <w:jc w:val="both"/>
        <w:rPr>
          <w:sz w:val="24"/>
          <w:szCs w:val="24"/>
        </w:rPr>
      </w:pPr>
      <w:r>
        <w:rPr>
          <w:sz w:val="24"/>
          <w:szCs w:val="24"/>
        </w:rPr>
        <w:br w:type="page"/>
      </w:r>
    </w:p>
    <w:p w14:paraId="1869A6E5" w14:textId="3622D59E" w:rsidR="004F0622" w:rsidRPr="004F0622" w:rsidRDefault="005F70A1" w:rsidP="002050EF">
      <w:pPr>
        <w:pStyle w:val="Titre2"/>
        <w:jc w:val="both"/>
        <w:rPr>
          <w:sz w:val="28"/>
          <w:szCs w:val="24"/>
        </w:rPr>
      </w:pPr>
      <w:bookmarkStart w:id="72" w:name="_Toc123817773"/>
      <w:bookmarkStart w:id="73" w:name="_Toc126601337"/>
      <w:r>
        <w:rPr>
          <w:noProof/>
        </w:rPr>
        <w:lastRenderedPageBreak/>
        <w:drawing>
          <wp:anchor distT="0" distB="0" distL="114300" distR="114300" simplePos="0" relativeHeight="251703296" behindDoc="1" locked="0" layoutInCell="1" allowOverlap="1" wp14:anchorId="69A7B882" wp14:editId="09CF5FD6">
            <wp:simplePos x="0" y="0"/>
            <wp:positionH relativeFrom="column">
              <wp:posOffset>130936</wp:posOffset>
            </wp:positionH>
            <wp:positionV relativeFrom="paragraph">
              <wp:posOffset>311075</wp:posOffset>
            </wp:positionV>
            <wp:extent cx="6241995" cy="2640891"/>
            <wp:effectExtent l="19050" t="19050" r="26035" b="26670"/>
            <wp:wrapTight wrapText="bothSides">
              <wp:wrapPolygon edited="0">
                <wp:start x="-66" y="-156"/>
                <wp:lineTo x="-66" y="21662"/>
                <wp:lineTo x="21624" y="21662"/>
                <wp:lineTo x="21624" y="-156"/>
                <wp:lineTo x="-66" y="-156"/>
              </wp:wrapPolygon>
            </wp:wrapTight>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41995" cy="264089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007E0612">
        <w:rPr>
          <w:noProof/>
        </w:rPr>
        <w:drawing>
          <wp:anchor distT="0" distB="0" distL="114300" distR="114300" simplePos="0" relativeHeight="251704320" behindDoc="1" locked="0" layoutInCell="1" allowOverlap="1" wp14:anchorId="718E14BC" wp14:editId="269C1F81">
            <wp:simplePos x="0" y="0"/>
            <wp:positionH relativeFrom="column">
              <wp:posOffset>329842</wp:posOffset>
            </wp:positionH>
            <wp:positionV relativeFrom="paragraph">
              <wp:posOffset>2481505</wp:posOffset>
            </wp:positionV>
            <wp:extent cx="3358515" cy="933450"/>
            <wp:effectExtent l="19050" t="19050" r="13335" b="19050"/>
            <wp:wrapTight wrapText="bothSides">
              <wp:wrapPolygon edited="0">
                <wp:start x="-123" y="-441"/>
                <wp:lineTo x="-123" y="21600"/>
                <wp:lineTo x="21563" y="21600"/>
                <wp:lineTo x="21563" y="-441"/>
                <wp:lineTo x="-123" y="-441"/>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58515" cy="93345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D311E">
        <w:t xml:space="preserve">Cinématique </w:t>
      </w:r>
      <w:r w:rsidR="004F0622">
        <w:t>Technicien</w:t>
      </w:r>
      <w:bookmarkEnd w:id="72"/>
      <w:bookmarkEnd w:id="73"/>
    </w:p>
    <w:p w14:paraId="01D1A057" w14:textId="27ABA605" w:rsidR="007E0612" w:rsidRDefault="007E0612" w:rsidP="002050EF">
      <w:pPr>
        <w:spacing w:after="0"/>
        <w:contextualSpacing/>
        <w:jc w:val="both"/>
      </w:pPr>
    </w:p>
    <w:p w14:paraId="7F0CE88D" w14:textId="4028F310" w:rsidR="007E0612" w:rsidRDefault="007E0612" w:rsidP="002050EF">
      <w:pPr>
        <w:spacing w:after="0"/>
        <w:contextualSpacing/>
        <w:jc w:val="both"/>
      </w:pPr>
    </w:p>
    <w:p w14:paraId="7E018ED1" w14:textId="1CD0D83F" w:rsidR="007E0612" w:rsidRDefault="007E0612" w:rsidP="002050EF">
      <w:pPr>
        <w:spacing w:after="0"/>
        <w:contextualSpacing/>
        <w:jc w:val="both"/>
      </w:pPr>
    </w:p>
    <w:p w14:paraId="0464419B" w14:textId="0A614515" w:rsidR="004F0622" w:rsidRDefault="007E0612" w:rsidP="002050EF">
      <w:pPr>
        <w:pStyle w:val="Titre7"/>
        <w:jc w:val="both"/>
      </w:pPr>
      <w:r>
        <w:t>M</w:t>
      </w:r>
      <w:r w:rsidR="004F0622">
        <w:t>aquettes Suivi d’incidents</w:t>
      </w:r>
    </w:p>
    <w:p w14:paraId="14024B30" w14:textId="69EF639B" w:rsidR="004F0622" w:rsidRDefault="00FF0A16" w:rsidP="002050EF">
      <w:pPr>
        <w:spacing w:after="0"/>
        <w:contextualSpacing/>
        <w:jc w:val="both"/>
        <w:rPr>
          <w:sz w:val="24"/>
          <w:szCs w:val="24"/>
        </w:rPr>
      </w:pPr>
      <w:r>
        <w:rPr>
          <w:noProof/>
        </w:rPr>
        <w:drawing>
          <wp:inline distT="0" distB="0" distL="0" distR="0" wp14:anchorId="2FE4BE5D" wp14:editId="605E3E3E">
            <wp:extent cx="6139543" cy="2517764"/>
            <wp:effectExtent l="19050" t="19050" r="13970" b="165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0548" cy="252227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235B55F" w14:textId="77777777" w:rsidR="00C64A0B" w:rsidRDefault="00C64A0B" w:rsidP="002050EF">
      <w:pPr>
        <w:spacing w:after="0"/>
        <w:contextualSpacing/>
        <w:jc w:val="both"/>
        <w:rPr>
          <w:sz w:val="24"/>
          <w:szCs w:val="24"/>
        </w:rPr>
      </w:pPr>
    </w:p>
    <w:p w14:paraId="011950CC" w14:textId="11906768" w:rsidR="004F0622" w:rsidRDefault="004F0622" w:rsidP="002050EF">
      <w:pPr>
        <w:pStyle w:val="Corpsdetexte"/>
        <w:jc w:val="both"/>
      </w:pPr>
      <w:r>
        <w:t xml:space="preserve">Sur le modèle de l’écran </w:t>
      </w:r>
      <w:r w:rsidR="00C26DDA">
        <w:t>«</w:t>
      </w:r>
      <w:r w:rsidR="009B5C7A">
        <w:t>M</w:t>
      </w:r>
      <w:r>
        <w:t>es demandes</w:t>
      </w:r>
      <w:r w:rsidR="00C26DDA">
        <w:t>»</w:t>
      </w:r>
      <w:r>
        <w:t>, des vignettes avec un résumé de l’incident et un code couleur pour le statut.</w:t>
      </w:r>
      <w:r w:rsidR="006417DC">
        <w:t xml:space="preserve"> </w:t>
      </w:r>
      <w:r>
        <w:t xml:space="preserve">De même, à la sélection, on bascule sur la fiche </w:t>
      </w:r>
      <w:r w:rsidR="00C64A0B">
        <w:t>I</w:t>
      </w:r>
      <w:r>
        <w:t>ncident.</w:t>
      </w:r>
    </w:p>
    <w:p w14:paraId="77C1E5A3" w14:textId="3D8919F2" w:rsidR="00C61657" w:rsidRDefault="00C61657" w:rsidP="002050EF">
      <w:pPr>
        <w:jc w:val="both"/>
      </w:pPr>
      <w:r w:rsidRPr="00703BD8">
        <w:t xml:space="preserve">Accès </w:t>
      </w:r>
      <w:r w:rsidR="00703BD8">
        <w:t>à tous les</w:t>
      </w:r>
      <w:r w:rsidRPr="00703BD8">
        <w:t xml:space="preserve"> incidents </w:t>
      </w:r>
      <w:r w:rsidR="00C26DDA">
        <w:t>«</w:t>
      </w:r>
      <w:r w:rsidRPr="00703BD8">
        <w:t>En attente d’affectation</w:t>
      </w:r>
      <w:r w:rsidR="00C26DDA">
        <w:t>»</w:t>
      </w:r>
      <w:r>
        <w:t xml:space="preserve"> de l’entreprise prestataire concernée.</w:t>
      </w:r>
    </w:p>
    <w:p w14:paraId="40391CF0" w14:textId="775D1148" w:rsidR="00C61657" w:rsidRDefault="00C61657" w:rsidP="002050EF">
      <w:pPr>
        <w:jc w:val="both"/>
      </w:pPr>
      <w:r w:rsidRPr="00703BD8">
        <w:t xml:space="preserve">Accès aux incidents </w:t>
      </w:r>
      <w:r w:rsidR="00C26DDA">
        <w:t>«</w:t>
      </w:r>
      <w:r w:rsidRPr="00703BD8">
        <w:t>Pris en charge</w:t>
      </w:r>
      <w:r w:rsidR="00C26DDA">
        <w:t>»</w:t>
      </w:r>
      <w:r w:rsidR="00703BD8">
        <w:t xml:space="preserve"> par le technicien.</w:t>
      </w:r>
    </w:p>
    <w:p w14:paraId="522EC32D" w14:textId="38ACDC6E" w:rsidR="004F0622" w:rsidRDefault="004F0622" w:rsidP="002050EF">
      <w:pPr>
        <w:jc w:val="both"/>
      </w:pPr>
      <w:r>
        <w:t xml:space="preserve">Le visuel est un peu différent </w:t>
      </w:r>
      <w:r w:rsidR="0043330E">
        <w:t xml:space="preserve">de </w:t>
      </w:r>
      <w:r w:rsidR="00C26DDA">
        <w:t>«</w:t>
      </w:r>
      <w:r w:rsidR="009B5C7A">
        <w:t>M</w:t>
      </w:r>
      <w:r w:rsidR="0043330E">
        <w:t>es demandes</w:t>
      </w:r>
      <w:r w:rsidR="00C26DDA">
        <w:t>»</w:t>
      </w:r>
      <w:r w:rsidR="0043330E">
        <w:t xml:space="preserve">. Il est plus adapté à une utilisation de type </w:t>
      </w:r>
      <w:r w:rsidR="00C26DDA">
        <w:t>«</w:t>
      </w:r>
      <w:r w:rsidR="0043330E">
        <w:t>to do list</w:t>
      </w:r>
      <w:r w:rsidR="00C26DDA">
        <w:t>»</w:t>
      </w:r>
      <w:r w:rsidR="0043330E">
        <w:t>.</w:t>
      </w:r>
    </w:p>
    <w:p w14:paraId="585BB72F" w14:textId="77777777" w:rsidR="0057167F" w:rsidRDefault="0057167F" w:rsidP="002050EF">
      <w:pPr>
        <w:spacing w:after="0"/>
        <w:contextualSpacing/>
        <w:jc w:val="both"/>
        <w:rPr>
          <w:sz w:val="24"/>
          <w:szCs w:val="24"/>
        </w:rPr>
      </w:pPr>
    </w:p>
    <w:p w14:paraId="61046FDB" w14:textId="4FA3F663" w:rsidR="0057167F" w:rsidRDefault="0057167F" w:rsidP="002050EF">
      <w:pPr>
        <w:jc w:val="both"/>
        <w:rPr>
          <w:sz w:val="24"/>
          <w:szCs w:val="24"/>
        </w:rPr>
      </w:pPr>
      <w:r>
        <w:rPr>
          <w:sz w:val="24"/>
          <w:szCs w:val="24"/>
        </w:rPr>
        <w:br w:type="page"/>
      </w:r>
    </w:p>
    <w:p w14:paraId="154536C5" w14:textId="728D79A6" w:rsidR="004F0622" w:rsidRDefault="005F70A1" w:rsidP="002050EF">
      <w:pPr>
        <w:pStyle w:val="Titre2"/>
        <w:jc w:val="both"/>
      </w:pPr>
      <w:bookmarkStart w:id="74" w:name="_Toc123817774"/>
      <w:bookmarkStart w:id="75" w:name="_Toc126601338"/>
      <w:r>
        <w:rPr>
          <w:noProof/>
        </w:rPr>
        <w:lastRenderedPageBreak/>
        <w:drawing>
          <wp:anchor distT="0" distB="0" distL="114300" distR="114300" simplePos="0" relativeHeight="251706368" behindDoc="1" locked="0" layoutInCell="1" allowOverlap="1" wp14:anchorId="24E3AC95" wp14:editId="6026B248">
            <wp:simplePos x="0" y="0"/>
            <wp:positionH relativeFrom="column">
              <wp:posOffset>429222</wp:posOffset>
            </wp:positionH>
            <wp:positionV relativeFrom="paragraph">
              <wp:posOffset>2897939</wp:posOffset>
            </wp:positionV>
            <wp:extent cx="3587750" cy="1096010"/>
            <wp:effectExtent l="19050" t="19050" r="12700" b="27940"/>
            <wp:wrapTight wrapText="bothSides">
              <wp:wrapPolygon edited="0">
                <wp:start x="-115" y="-375"/>
                <wp:lineTo x="-115" y="21775"/>
                <wp:lineTo x="21562" y="21775"/>
                <wp:lineTo x="21562" y="-375"/>
                <wp:lineTo x="-115" y="-375"/>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87750" cy="109601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1" locked="0" layoutInCell="1" allowOverlap="1" wp14:anchorId="628A07A2" wp14:editId="2EC5AD47">
            <wp:simplePos x="0" y="0"/>
            <wp:positionH relativeFrom="column">
              <wp:posOffset>23495</wp:posOffset>
            </wp:positionH>
            <wp:positionV relativeFrom="paragraph">
              <wp:posOffset>267605</wp:posOffset>
            </wp:positionV>
            <wp:extent cx="6636191" cy="3184307"/>
            <wp:effectExtent l="19050" t="19050" r="12700" b="16510"/>
            <wp:wrapTight wrapText="bothSides">
              <wp:wrapPolygon edited="0">
                <wp:start x="-62" y="-129"/>
                <wp:lineTo x="-62" y="21583"/>
                <wp:lineTo x="21579" y="21583"/>
                <wp:lineTo x="21579" y="-129"/>
                <wp:lineTo x="-62" y="-129"/>
              </wp:wrapPolygon>
            </wp:wrapTight>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36191" cy="318430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r w:rsidR="000D311E">
        <w:t xml:space="preserve">Cinématique </w:t>
      </w:r>
      <w:r w:rsidR="004F0622">
        <w:t>Valideur</w:t>
      </w:r>
      <w:bookmarkEnd w:id="74"/>
      <w:bookmarkEnd w:id="75"/>
    </w:p>
    <w:p w14:paraId="67EEEF59" w14:textId="66A9F724" w:rsidR="004F0622" w:rsidRDefault="004F0622" w:rsidP="002050EF">
      <w:pPr>
        <w:spacing w:after="0"/>
        <w:contextualSpacing/>
        <w:jc w:val="both"/>
        <w:rPr>
          <w:sz w:val="24"/>
          <w:szCs w:val="24"/>
        </w:rPr>
      </w:pPr>
    </w:p>
    <w:p w14:paraId="13290458" w14:textId="03C60ACE" w:rsidR="00F555BF" w:rsidRDefault="00F555BF" w:rsidP="002050EF">
      <w:pPr>
        <w:spacing w:after="0"/>
        <w:contextualSpacing/>
        <w:jc w:val="both"/>
        <w:rPr>
          <w:sz w:val="24"/>
          <w:szCs w:val="24"/>
        </w:rPr>
      </w:pPr>
    </w:p>
    <w:p w14:paraId="5F99391B" w14:textId="77777777" w:rsidR="00F555BF" w:rsidRDefault="00F555BF" w:rsidP="002050EF">
      <w:pPr>
        <w:spacing w:after="0"/>
        <w:contextualSpacing/>
        <w:jc w:val="both"/>
        <w:rPr>
          <w:sz w:val="24"/>
          <w:szCs w:val="24"/>
        </w:rPr>
      </w:pPr>
    </w:p>
    <w:p w14:paraId="2B09EF1A" w14:textId="557F0BA4" w:rsidR="00C61657" w:rsidRPr="00C61657" w:rsidRDefault="00C61657" w:rsidP="002050EF">
      <w:pPr>
        <w:pStyle w:val="lgende"/>
      </w:pPr>
      <w:r>
        <w:t>Maquettes Pilotage</w:t>
      </w:r>
    </w:p>
    <w:p w14:paraId="68DD1783" w14:textId="3B8D93B2" w:rsidR="004F0622" w:rsidRDefault="00A76317" w:rsidP="002050EF">
      <w:pPr>
        <w:spacing w:after="0"/>
        <w:contextualSpacing/>
        <w:jc w:val="both"/>
        <w:rPr>
          <w:sz w:val="24"/>
          <w:szCs w:val="24"/>
        </w:rPr>
      </w:pPr>
      <w:r>
        <w:rPr>
          <w:noProof/>
        </w:rPr>
        <w:drawing>
          <wp:inline distT="0" distB="0" distL="0" distR="0" wp14:anchorId="1015C5B3" wp14:editId="28A6EB1F">
            <wp:extent cx="5728315" cy="3565829"/>
            <wp:effectExtent l="19050" t="19050" r="25400" b="15875"/>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8315" cy="356582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A8ACAF6" w14:textId="753FBE18" w:rsidR="00C61657" w:rsidRDefault="00C61657" w:rsidP="002050EF">
      <w:pPr>
        <w:pStyle w:val="Corpsdetexte"/>
        <w:jc w:val="both"/>
      </w:pPr>
      <w:r>
        <w:t>Incidents classés par catégorie. Ecran disponible pour les profils Valideurs et Admin.</w:t>
      </w:r>
    </w:p>
    <w:p w14:paraId="4872C7EF" w14:textId="630CB65C" w:rsidR="00C61657" w:rsidRDefault="00703BD8" w:rsidP="002050EF">
      <w:pPr>
        <w:pStyle w:val="Corpsdetexte"/>
        <w:jc w:val="both"/>
      </w:pPr>
      <w:r>
        <w:t xml:space="preserve">Les </w:t>
      </w:r>
      <w:r w:rsidR="00C65D5F">
        <w:t>V</w:t>
      </w:r>
      <w:r>
        <w:t>alideurs n’ont accès qu’aux incidents attribués à leur propre</w:t>
      </w:r>
      <w:r w:rsidR="00C61657">
        <w:t xml:space="preserve"> entreprise</w:t>
      </w:r>
      <w:r>
        <w:t>.</w:t>
      </w:r>
    </w:p>
    <w:p w14:paraId="4161B005" w14:textId="5BAA7D71" w:rsidR="0057167F" w:rsidRDefault="0057167F" w:rsidP="002050EF">
      <w:pPr>
        <w:spacing w:after="0"/>
        <w:contextualSpacing/>
        <w:jc w:val="both"/>
        <w:rPr>
          <w:sz w:val="24"/>
          <w:szCs w:val="24"/>
        </w:rPr>
      </w:pPr>
    </w:p>
    <w:p w14:paraId="369B38C9" w14:textId="192F5981" w:rsidR="0057167F" w:rsidRDefault="0057167F" w:rsidP="002050EF">
      <w:pPr>
        <w:jc w:val="both"/>
        <w:rPr>
          <w:sz w:val="24"/>
          <w:szCs w:val="24"/>
        </w:rPr>
      </w:pPr>
      <w:r>
        <w:rPr>
          <w:sz w:val="24"/>
          <w:szCs w:val="24"/>
        </w:rPr>
        <w:br w:type="page"/>
      </w:r>
    </w:p>
    <w:p w14:paraId="4FD92193" w14:textId="63035F06" w:rsidR="009B440D" w:rsidRDefault="00F555BF" w:rsidP="002050EF">
      <w:pPr>
        <w:pStyle w:val="Titre2"/>
        <w:jc w:val="both"/>
      </w:pPr>
      <w:bookmarkStart w:id="76" w:name="_Admin"/>
      <w:bookmarkStart w:id="77" w:name="_Toc123817775"/>
      <w:bookmarkStart w:id="78" w:name="_Toc126601339"/>
      <w:bookmarkEnd w:id="76"/>
      <w:r>
        <w:rPr>
          <w:noProof/>
        </w:rPr>
        <w:lastRenderedPageBreak/>
        <w:drawing>
          <wp:anchor distT="0" distB="0" distL="114300" distR="114300" simplePos="0" relativeHeight="251707392" behindDoc="1" locked="0" layoutInCell="1" allowOverlap="1" wp14:anchorId="4661BEC8" wp14:editId="1F69616B">
            <wp:simplePos x="0" y="0"/>
            <wp:positionH relativeFrom="column">
              <wp:posOffset>194945</wp:posOffset>
            </wp:positionH>
            <wp:positionV relativeFrom="paragraph">
              <wp:posOffset>3357692</wp:posOffset>
            </wp:positionV>
            <wp:extent cx="5494510" cy="1195920"/>
            <wp:effectExtent l="19050" t="19050" r="11430" b="23495"/>
            <wp:wrapTight wrapText="bothSides">
              <wp:wrapPolygon edited="0">
                <wp:start x="-75" y="-344"/>
                <wp:lineTo x="-75" y="21680"/>
                <wp:lineTo x="21570" y="21680"/>
                <wp:lineTo x="21570" y="-344"/>
                <wp:lineTo x="-75" y="-344"/>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94510" cy="119592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1" locked="0" layoutInCell="1" allowOverlap="1" wp14:anchorId="405A8FC6" wp14:editId="17828F67">
            <wp:simplePos x="0" y="0"/>
            <wp:positionH relativeFrom="column">
              <wp:posOffset>-31750</wp:posOffset>
            </wp:positionH>
            <wp:positionV relativeFrom="paragraph">
              <wp:posOffset>290195</wp:posOffset>
            </wp:positionV>
            <wp:extent cx="6979920" cy="3064510"/>
            <wp:effectExtent l="19050" t="19050" r="11430" b="21590"/>
            <wp:wrapTight wrapText="bothSides">
              <wp:wrapPolygon edited="0">
                <wp:start x="-59" y="-134"/>
                <wp:lineTo x="-59" y="21618"/>
                <wp:lineTo x="21576" y="21618"/>
                <wp:lineTo x="21576" y="-134"/>
                <wp:lineTo x="-59" y="-134"/>
              </wp:wrapPolygon>
            </wp:wrapTight>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979920" cy="306451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r w:rsidR="000D311E">
        <w:t xml:space="preserve">Cinématique </w:t>
      </w:r>
      <w:r w:rsidR="004F0622">
        <w:t>Admin</w:t>
      </w:r>
      <w:bookmarkEnd w:id="77"/>
      <w:bookmarkEnd w:id="78"/>
    </w:p>
    <w:p w14:paraId="08C0CA51" w14:textId="5787F840" w:rsidR="00F555BF" w:rsidRDefault="00F555BF" w:rsidP="002050EF">
      <w:pPr>
        <w:spacing w:after="0"/>
        <w:contextualSpacing/>
        <w:jc w:val="both"/>
        <w:rPr>
          <w:sz w:val="24"/>
          <w:szCs w:val="24"/>
        </w:rPr>
      </w:pPr>
    </w:p>
    <w:p w14:paraId="6142D972" w14:textId="26A4A4FD" w:rsidR="00F555BF" w:rsidRDefault="00F555BF" w:rsidP="002050EF">
      <w:pPr>
        <w:spacing w:after="0"/>
        <w:contextualSpacing/>
        <w:jc w:val="both"/>
        <w:rPr>
          <w:sz w:val="24"/>
          <w:szCs w:val="24"/>
        </w:rPr>
      </w:pPr>
    </w:p>
    <w:p w14:paraId="136D09FB" w14:textId="72D232B1" w:rsidR="00F555BF" w:rsidRDefault="00F555BF" w:rsidP="002050EF">
      <w:pPr>
        <w:spacing w:after="0"/>
        <w:contextualSpacing/>
        <w:jc w:val="both"/>
        <w:rPr>
          <w:sz w:val="24"/>
          <w:szCs w:val="24"/>
        </w:rPr>
      </w:pPr>
    </w:p>
    <w:p w14:paraId="04EFABF0" w14:textId="77777777" w:rsidR="00F555BF" w:rsidRDefault="00F555BF" w:rsidP="002050EF">
      <w:pPr>
        <w:spacing w:after="0"/>
        <w:contextualSpacing/>
        <w:jc w:val="both"/>
        <w:rPr>
          <w:sz w:val="24"/>
          <w:szCs w:val="24"/>
        </w:rPr>
      </w:pPr>
    </w:p>
    <w:p w14:paraId="6DF84A42" w14:textId="6945C20E" w:rsidR="00F555BF" w:rsidRDefault="00F555BF" w:rsidP="002050EF">
      <w:pPr>
        <w:spacing w:after="0"/>
        <w:contextualSpacing/>
        <w:jc w:val="both"/>
        <w:rPr>
          <w:sz w:val="24"/>
          <w:szCs w:val="24"/>
        </w:rPr>
      </w:pPr>
    </w:p>
    <w:p w14:paraId="31E2CF59" w14:textId="653956F5" w:rsidR="00F555BF" w:rsidRDefault="00F555BF" w:rsidP="002050EF">
      <w:pPr>
        <w:spacing w:after="0"/>
        <w:contextualSpacing/>
        <w:jc w:val="both"/>
        <w:rPr>
          <w:sz w:val="24"/>
          <w:szCs w:val="24"/>
        </w:rPr>
      </w:pPr>
    </w:p>
    <w:p w14:paraId="209D87DE" w14:textId="23422619" w:rsidR="002E0483" w:rsidRDefault="00C65D5F" w:rsidP="002050EF">
      <w:pPr>
        <w:pStyle w:val="Corpsdetexte"/>
        <w:jc w:val="both"/>
      </w:pPr>
      <w:r>
        <w:t>Le profil Admin</w:t>
      </w:r>
      <w:r w:rsidR="00FF0DF7">
        <w:t xml:space="preserve"> a</w:t>
      </w:r>
      <w:r>
        <w:t xml:space="preserve"> tous les droits</w:t>
      </w:r>
      <w:r w:rsidR="002E0483">
        <w:t> : i</w:t>
      </w:r>
      <w:r>
        <w:t xml:space="preserve">l </w:t>
      </w:r>
      <w:r w:rsidR="002E0483">
        <w:t xml:space="preserve">peut directement </w:t>
      </w:r>
      <w:r>
        <w:t>g</w:t>
      </w:r>
      <w:r w:rsidR="002E0483">
        <w:t xml:space="preserve">érer </w:t>
      </w:r>
      <w:r>
        <w:t xml:space="preserve">les </w:t>
      </w:r>
      <w:r w:rsidR="002E0483">
        <w:t>données de toutes les tables de la base, à l’exception d’Incidents et Journaux.</w:t>
      </w:r>
      <w:r w:rsidR="006417DC">
        <w:t xml:space="preserve"> </w:t>
      </w:r>
      <w:r w:rsidR="002E0483">
        <w:t xml:space="preserve">Il peut intervenir sur les incidents et journaux, par l’intermédiaire de l’écran </w:t>
      </w:r>
      <w:r w:rsidR="00C26DDA">
        <w:t>«</w:t>
      </w:r>
      <w:r w:rsidR="002E0483">
        <w:t>Pilotage</w:t>
      </w:r>
      <w:r w:rsidR="00C26DDA">
        <w:t>»</w:t>
      </w:r>
      <w:r w:rsidR="002E0483">
        <w:t>, qui lui donne accès à tous les incidents.</w:t>
      </w:r>
    </w:p>
    <w:p w14:paraId="397451FA" w14:textId="69DE7335" w:rsidR="002D6B03" w:rsidRDefault="002D6B03" w:rsidP="002050EF">
      <w:pPr>
        <w:pStyle w:val="Titre4"/>
        <w:jc w:val="both"/>
      </w:pPr>
      <w:bookmarkStart w:id="79" w:name="_Toc126601340"/>
      <w:r>
        <w:t>Gestion des données</w:t>
      </w:r>
      <w:r w:rsidR="008751E0">
        <w:t xml:space="preserve"> nécessaires à la création d’incidents</w:t>
      </w:r>
      <w:bookmarkEnd w:id="79"/>
    </w:p>
    <w:p w14:paraId="1DE24C21" w14:textId="77777777" w:rsidR="002D6B03" w:rsidRDefault="002D6B03" w:rsidP="002050EF">
      <w:pPr>
        <w:pStyle w:val="lgende"/>
      </w:pPr>
      <w:r>
        <w:t>Maquette gestion prestataires – similaire pour gestion emplacements et types d’incidents</w:t>
      </w:r>
    </w:p>
    <w:p w14:paraId="0D8F60A3" w14:textId="40CE3923" w:rsidR="002D6B03" w:rsidRDefault="006875BB" w:rsidP="002050EF">
      <w:pPr>
        <w:spacing w:after="0"/>
        <w:contextualSpacing/>
        <w:jc w:val="both"/>
        <w:rPr>
          <w:sz w:val="24"/>
          <w:szCs w:val="24"/>
        </w:rPr>
      </w:pPr>
      <w:r>
        <w:rPr>
          <w:noProof/>
        </w:rPr>
        <w:drawing>
          <wp:inline distT="0" distB="0" distL="0" distR="0" wp14:anchorId="4272CB4E" wp14:editId="741FBB51">
            <wp:extent cx="5063313" cy="3141228"/>
            <wp:effectExtent l="19050" t="19050" r="23495" b="2159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8428" cy="314440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AD01D20" w14:textId="0F5C1E91" w:rsidR="002D6B03" w:rsidRDefault="008751E0" w:rsidP="002050EF">
      <w:pPr>
        <w:pStyle w:val="Retrait1religne"/>
        <w:jc w:val="both"/>
        <w:rPr>
          <w:sz w:val="24"/>
          <w:szCs w:val="24"/>
        </w:rPr>
      </w:pPr>
      <w:r w:rsidRPr="008751E0">
        <w:t>Liste</w:t>
      </w:r>
      <w:r>
        <w:t xml:space="preserve"> des élément</w:t>
      </w:r>
      <w:r w:rsidRPr="008751E0">
        <w:t>, focus et création d’un nouve</w:t>
      </w:r>
      <w:r>
        <w:t>l</w:t>
      </w:r>
      <w:r w:rsidRPr="008751E0">
        <w:t xml:space="preserve"> élément sur une même page.</w:t>
      </w:r>
      <w:r w:rsidR="002D6B03">
        <w:rPr>
          <w:sz w:val="24"/>
          <w:szCs w:val="24"/>
        </w:rPr>
        <w:br w:type="page"/>
      </w:r>
    </w:p>
    <w:p w14:paraId="507B0E1A" w14:textId="36161B07" w:rsidR="002D6B03" w:rsidRPr="00AF595B" w:rsidRDefault="002D6B03" w:rsidP="002050EF">
      <w:pPr>
        <w:pStyle w:val="lgende"/>
      </w:pPr>
      <w:r>
        <w:lastRenderedPageBreak/>
        <w:t>Maquette gestion type d’emplacements</w:t>
      </w:r>
    </w:p>
    <w:p w14:paraId="1BD8E0D3" w14:textId="3341B770" w:rsidR="002D6B03" w:rsidRDefault="00913BBB" w:rsidP="002050EF">
      <w:pPr>
        <w:spacing w:after="0"/>
        <w:contextualSpacing/>
        <w:jc w:val="both"/>
        <w:rPr>
          <w:sz w:val="24"/>
          <w:szCs w:val="24"/>
          <w:u w:val="single"/>
        </w:rPr>
      </w:pPr>
      <w:r>
        <w:rPr>
          <w:noProof/>
        </w:rPr>
        <w:drawing>
          <wp:inline distT="0" distB="0" distL="0" distR="0" wp14:anchorId="7B271D4C" wp14:editId="5AD0B074">
            <wp:extent cx="5562600" cy="3905405"/>
            <wp:effectExtent l="19050" t="19050" r="19050" b="19050"/>
            <wp:docPr id="1024" name="Imag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7191" cy="391564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6DD6800" w14:textId="71D7F228" w:rsidR="008751E0" w:rsidRPr="008751E0" w:rsidRDefault="008751E0" w:rsidP="002050EF">
      <w:pPr>
        <w:pStyle w:val="Retrait1religne"/>
        <w:jc w:val="both"/>
      </w:pPr>
      <w:r>
        <w:t>Gestion du mapping type d’emplacement/type d’incident sur la page, en plus du type d’emplacement.</w:t>
      </w:r>
    </w:p>
    <w:p w14:paraId="1555F056" w14:textId="56EC6B5D" w:rsidR="00BE71F1" w:rsidRPr="00BE71F1" w:rsidRDefault="00BE71F1" w:rsidP="002050EF">
      <w:pPr>
        <w:pStyle w:val="Titre4"/>
        <w:jc w:val="both"/>
      </w:pPr>
      <w:bookmarkStart w:id="80" w:name="_Toc126601341"/>
      <w:r w:rsidRPr="00BE71F1">
        <w:t>Focus gestion Utilisateurs</w:t>
      </w:r>
      <w:bookmarkEnd w:id="80"/>
    </w:p>
    <w:p w14:paraId="1E332B89" w14:textId="458BBFFE" w:rsidR="00BE71F1" w:rsidRDefault="00BE71F1" w:rsidP="002050EF">
      <w:pPr>
        <w:pStyle w:val="Corpsdetexte"/>
        <w:jc w:val="both"/>
      </w:pPr>
      <w:r>
        <w:t xml:space="preserve">Les données Utilisateurs nécessiteront </w:t>
      </w:r>
      <w:r w:rsidR="00A162FD">
        <w:t xml:space="preserve">de fréquentes </w:t>
      </w:r>
      <w:r>
        <w:t>mise</w:t>
      </w:r>
      <w:r w:rsidR="00A162FD">
        <w:t>s</w:t>
      </w:r>
      <w:r>
        <w:t xml:space="preserve"> à jour.</w:t>
      </w:r>
      <w:r w:rsidR="006417DC">
        <w:t xml:space="preserve"> </w:t>
      </w:r>
      <w:r>
        <w:t xml:space="preserve">Pour simplifier les recherches, on a installé un système de critères dans l’écran </w:t>
      </w:r>
      <w:r w:rsidR="00C26DDA">
        <w:t>«</w:t>
      </w:r>
      <w:r>
        <w:t>gestion utilisateurs</w:t>
      </w:r>
      <w:r w:rsidR="00C26DDA">
        <w:t>»</w:t>
      </w:r>
      <w:r>
        <w:t>.</w:t>
      </w:r>
    </w:p>
    <w:p w14:paraId="330E4078" w14:textId="53D15A27" w:rsidR="00BE71F1" w:rsidRPr="00C61657" w:rsidRDefault="00BE71F1" w:rsidP="002050EF">
      <w:pPr>
        <w:pStyle w:val="lgende"/>
      </w:pPr>
      <w:r>
        <w:t xml:space="preserve">Maquettes </w:t>
      </w:r>
      <w:r w:rsidR="00C26DDA">
        <w:t>«</w:t>
      </w:r>
      <w:r>
        <w:t>Gestion utilisateurs</w:t>
      </w:r>
      <w:r w:rsidR="00C26DDA">
        <w:t>»</w:t>
      </w:r>
    </w:p>
    <w:p w14:paraId="538DF2DA" w14:textId="166A87C1" w:rsidR="00BE71F1" w:rsidRDefault="00A162FD" w:rsidP="002050EF">
      <w:pPr>
        <w:spacing w:after="0"/>
        <w:contextualSpacing/>
        <w:jc w:val="both"/>
        <w:rPr>
          <w:sz w:val="24"/>
          <w:szCs w:val="24"/>
        </w:rPr>
      </w:pPr>
      <w:r>
        <w:rPr>
          <w:noProof/>
        </w:rPr>
        <w:drawing>
          <wp:inline distT="0" distB="0" distL="0" distR="0" wp14:anchorId="7B22533C" wp14:editId="354DB51E">
            <wp:extent cx="5562765" cy="2667639"/>
            <wp:effectExtent l="19050" t="19050" r="19050" b="1841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3334" cy="2677503"/>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73918035" w14:textId="77777777" w:rsidR="00BE71F1" w:rsidRDefault="00BE71F1" w:rsidP="002050EF">
      <w:pPr>
        <w:pStyle w:val="Corpsdetexte"/>
        <w:jc w:val="both"/>
      </w:pPr>
      <w:r>
        <w:t>Critères :</w:t>
      </w:r>
    </w:p>
    <w:p w14:paraId="31A6101B" w14:textId="6953AD00" w:rsidR="00BE71F1" w:rsidRDefault="00BE71F1" w:rsidP="002050EF">
      <w:pPr>
        <w:pStyle w:val="Style1"/>
      </w:pPr>
      <w:r>
        <w:t xml:space="preserve">Statut </w:t>
      </w:r>
      <w:r w:rsidR="00B74E0C">
        <w:t>(</w:t>
      </w:r>
      <w:r>
        <w:t>actif ou inactif</w:t>
      </w:r>
      <w:r w:rsidR="00B74E0C">
        <w:t>)</w:t>
      </w:r>
    </w:p>
    <w:p w14:paraId="655C6579" w14:textId="1BDF109F" w:rsidR="00BE71F1" w:rsidRDefault="00BE71F1" w:rsidP="002050EF">
      <w:pPr>
        <w:pStyle w:val="Style1"/>
      </w:pPr>
      <w:r>
        <w:t>Profils</w:t>
      </w:r>
    </w:p>
    <w:p w14:paraId="578D71C3" w14:textId="4328CEBD" w:rsidR="00BE71F1" w:rsidRDefault="00BE71F1" w:rsidP="002050EF">
      <w:pPr>
        <w:pStyle w:val="Style1"/>
      </w:pPr>
      <w:r>
        <w:t>Entreprise prestataires</w:t>
      </w:r>
    </w:p>
    <w:p w14:paraId="4BDF44A8" w14:textId="75DB9C00" w:rsidR="00BE71F1" w:rsidRDefault="00B74E0C" w:rsidP="002050EF">
      <w:pPr>
        <w:pStyle w:val="Style1"/>
      </w:pPr>
      <w:r>
        <w:t xml:space="preserve">Recherche par </w:t>
      </w:r>
      <w:r w:rsidR="006B18AC">
        <w:t>mot-</w:t>
      </w:r>
      <w:r>
        <w:t>clé , présent dans les noms</w:t>
      </w:r>
      <w:r w:rsidR="006B18AC">
        <w:t xml:space="preserve"> et/ou</w:t>
      </w:r>
      <w:r>
        <w:t xml:space="preserve"> prénoms et</w:t>
      </w:r>
      <w:r w:rsidR="006B18AC">
        <w:t>/ou</w:t>
      </w:r>
      <w:r>
        <w:t xml:space="preserve"> identifiants.</w:t>
      </w:r>
    </w:p>
    <w:p w14:paraId="63C18648" w14:textId="1F9A0BC7" w:rsidR="008751E0" w:rsidRDefault="00B74E0C" w:rsidP="002050EF">
      <w:pPr>
        <w:pStyle w:val="Corpsdetexte"/>
        <w:jc w:val="both"/>
      </w:pPr>
      <w:r>
        <w:t>Ces critères peuvent se cumuler</w:t>
      </w:r>
      <w:r w:rsidR="008A6D12">
        <w:t>.</w:t>
      </w:r>
      <w:r w:rsidR="008751E0">
        <w:br w:type="page"/>
      </w:r>
    </w:p>
    <w:p w14:paraId="0A713900" w14:textId="77777777" w:rsidR="006E1125" w:rsidRPr="00AF595B" w:rsidRDefault="006E1125" w:rsidP="002050EF">
      <w:pPr>
        <w:pStyle w:val="lgende"/>
      </w:pPr>
      <w:r>
        <w:lastRenderedPageBreak/>
        <w:t>Maquette fiche utilisateur</w:t>
      </w:r>
    </w:p>
    <w:p w14:paraId="3A568D6B" w14:textId="1FFACB6D" w:rsidR="006875BB" w:rsidRDefault="006875BB" w:rsidP="002050EF">
      <w:pPr>
        <w:spacing w:after="0"/>
        <w:contextualSpacing/>
        <w:jc w:val="both"/>
        <w:rPr>
          <w:sz w:val="24"/>
          <w:szCs w:val="24"/>
        </w:rPr>
      </w:pPr>
      <w:r>
        <w:rPr>
          <w:noProof/>
        </w:rPr>
        <w:drawing>
          <wp:inline distT="0" distB="0" distL="0" distR="0" wp14:anchorId="735AD9C1" wp14:editId="489EEBCD">
            <wp:extent cx="5323205" cy="3065446"/>
            <wp:effectExtent l="19050" t="19050" r="10795" b="2095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55848" cy="308424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5274DA9" w14:textId="6E0B2C0B" w:rsidR="008751E0" w:rsidRDefault="008751E0" w:rsidP="002050EF">
      <w:pPr>
        <w:spacing w:after="0"/>
        <w:contextualSpacing/>
        <w:jc w:val="both"/>
        <w:rPr>
          <w:sz w:val="24"/>
          <w:szCs w:val="24"/>
        </w:rPr>
      </w:pPr>
    </w:p>
    <w:p w14:paraId="7D1F4591" w14:textId="1202F95B" w:rsidR="00BE71F1" w:rsidRDefault="00BE71F1" w:rsidP="002050EF">
      <w:pPr>
        <w:spacing w:after="0"/>
        <w:contextualSpacing/>
        <w:jc w:val="both"/>
        <w:rPr>
          <w:sz w:val="24"/>
          <w:szCs w:val="24"/>
        </w:rPr>
      </w:pPr>
    </w:p>
    <w:p w14:paraId="1724CCCB" w14:textId="67CA0C32" w:rsidR="008A6D12" w:rsidRDefault="008A6D12" w:rsidP="002050EF">
      <w:pPr>
        <w:pStyle w:val="Corpsdetexte"/>
        <w:jc w:val="both"/>
      </w:pPr>
      <w:r>
        <w:t xml:space="preserve">Pour une évolution future : une recherche par </w:t>
      </w:r>
      <w:r w:rsidRPr="008A6D12">
        <w:t>étage et type d’emplacement</w:t>
      </w:r>
      <w:r>
        <w:t xml:space="preserve"> peut être envisagée dans l’écran </w:t>
      </w:r>
      <w:r w:rsidR="00C26DDA">
        <w:t>«</w:t>
      </w:r>
      <w:r w:rsidR="009B5C7A">
        <w:t>G</w:t>
      </w:r>
      <w:r>
        <w:t>estion de emplacements</w:t>
      </w:r>
      <w:r w:rsidR="00C26DDA">
        <w:t>»</w:t>
      </w:r>
      <w:r>
        <w:t>. Il y a peu de champs mais la liste des emplacements va rapidement être très importante.</w:t>
      </w:r>
    </w:p>
    <w:p w14:paraId="14463A8D" w14:textId="6540E0ED" w:rsidR="006B18AC" w:rsidRDefault="006B18AC" w:rsidP="002050EF">
      <w:pPr>
        <w:spacing w:after="0"/>
        <w:contextualSpacing/>
        <w:jc w:val="both"/>
        <w:rPr>
          <w:sz w:val="24"/>
          <w:szCs w:val="24"/>
        </w:rPr>
      </w:pPr>
    </w:p>
    <w:p w14:paraId="0501DCA9" w14:textId="60A1E46C" w:rsidR="006B18AC" w:rsidRDefault="006B18AC" w:rsidP="002050EF">
      <w:pPr>
        <w:jc w:val="both"/>
        <w:rPr>
          <w:sz w:val="24"/>
          <w:szCs w:val="24"/>
        </w:rPr>
      </w:pPr>
      <w:r>
        <w:rPr>
          <w:sz w:val="24"/>
          <w:szCs w:val="24"/>
        </w:rPr>
        <w:br w:type="page"/>
      </w:r>
    </w:p>
    <w:p w14:paraId="51F660EC" w14:textId="4DF36EE6" w:rsidR="008300CD" w:rsidRDefault="008300CD" w:rsidP="002050EF">
      <w:pPr>
        <w:pStyle w:val="Titre1"/>
        <w:contextualSpacing/>
        <w:jc w:val="both"/>
      </w:pPr>
      <w:bookmarkStart w:id="81" w:name="_Toc123817776"/>
      <w:bookmarkStart w:id="82" w:name="_Toc126601342"/>
      <w:r>
        <w:lastRenderedPageBreak/>
        <w:t>Sécurité</w:t>
      </w:r>
      <w:bookmarkEnd w:id="81"/>
      <w:bookmarkEnd w:id="82"/>
    </w:p>
    <w:p w14:paraId="3DD5951C" w14:textId="77777777" w:rsidR="00EA524A" w:rsidRDefault="008300CD" w:rsidP="002050EF">
      <w:pPr>
        <w:pStyle w:val="Titre2"/>
        <w:contextualSpacing/>
        <w:jc w:val="both"/>
      </w:pPr>
      <w:bookmarkStart w:id="83" w:name="_Toc123817777"/>
      <w:bookmarkStart w:id="84" w:name="_Toc126601343"/>
      <w:r>
        <w:t>Utilisateur</w:t>
      </w:r>
      <w:bookmarkEnd w:id="84"/>
    </w:p>
    <w:p w14:paraId="61F4D5B7" w14:textId="7392CA93" w:rsidR="008300CD" w:rsidRDefault="005F70A1" w:rsidP="002050EF">
      <w:pPr>
        <w:pStyle w:val="Titre3"/>
        <w:jc w:val="both"/>
      </w:pPr>
      <w:bookmarkStart w:id="85" w:name="_Toc126601344"/>
      <w:r>
        <w:t>C</w:t>
      </w:r>
      <w:r w:rsidR="0090168B">
        <w:t>réation</w:t>
      </w:r>
      <w:bookmarkEnd w:id="83"/>
      <w:bookmarkEnd w:id="85"/>
    </w:p>
    <w:p w14:paraId="116825F8" w14:textId="094C8128" w:rsidR="008751E0" w:rsidRPr="008751E0" w:rsidRDefault="00475E49" w:rsidP="002050EF">
      <w:pPr>
        <w:pStyle w:val="Corpsdetexte"/>
        <w:spacing w:after="0"/>
        <w:contextualSpacing/>
        <w:jc w:val="both"/>
      </w:pPr>
      <w:r w:rsidRPr="008751E0">
        <w:t>SOS Immo est conçu pour un usage professionnel au sein d’</w:t>
      </w:r>
      <w:r w:rsidR="0044557F" w:rsidRPr="008751E0">
        <w:t>un</w:t>
      </w:r>
      <w:r w:rsidRPr="008751E0">
        <w:t xml:space="preserve"> im</w:t>
      </w:r>
      <w:r w:rsidR="0062791C" w:rsidRPr="008751E0">
        <w:t>meuble de bureau</w:t>
      </w:r>
      <w:r w:rsidRPr="008751E0">
        <w:t>x.</w:t>
      </w:r>
      <w:r w:rsidR="006417DC">
        <w:t xml:space="preserve"> </w:t>
      </w:r>
      <w:r w:rsidR="008751E0" w:rsidRPr="008751E0">
        <w:t xml:space="preserve">Son accessibilité est régie par certaines règles : </w:t>
      </w:r>
    </w:p>
    <w:p w14:paraId="60A8A399" w14:textId="50B5A6F7" w:rsidR="008751E0" w:rsidRPr="008751E0" w:rsidRDefault="008751E0" w:rsidP="002050EF">
      <w:pPr>
        <w:pStyle w:val="Style1"/>
      </w:pPr>
      <w:r w:rsidRPr="008751E0">
        <w:t>T</w:t>
      </w:r>
      <w:r w:rsidR="000D311E" w:rsidRPr="008751E0">
        <w:t xml:space="preserve">ous </w:t>
      </w:r>
      <w:r w:rsidRPr="008751E0">
        <w:t>les occupants de l’immeuble peuvent y accéder.</w:t>
      </w:r>
    </w:p>
    <w:p w14:paraId="015C4167" w14:textId="62048898" w:rsidR="000D311E" w:rsidRPr="008751E0" w:rsidRDefault="008751E0" w:rsidP="002050EF">
      <w:pPr>
        <w:pStyle w:val="Style1"/>
      </w:pPr>
      <w:r w:rsidRPr="008751E0">
        <w:t>La g</w:t>
      </w:r>
      <w:r w:rsidR="000D311E" w:rsidRPr="008751E0">
        <w:t xml:space="preserve">estion </w:t>
      </w:r>
      <w:r w:rsidRPr="008751E0">
        <w:t xml:space="preserve">des données dont les comptes utilisateurs, est assurée </w:t>
      </w:r>
      <w:r w:rsidR="000D311E" w:rsidRPr="008751E0">
        <w:t xml:space="preserve">par </w:t>
      </w:r>
      <w:r w:rsidRPr="008751E0">
        <w:t>les administrateurs.</w:t>
      </w:r>
    </w:p>
    <w:p w14:paraId="02F4ED38" w14:textId="093D2223" w:rsidR="008751E0" w:rsidRDefault="008751E0" w:rsidP="002050EF">
      <w:pPr>
        <w:spacing w:after="0"/>
        <w:contextualSpacing/>
        <w:jc w:val="both"/>
        <w:rPr>
          <w:sz w:val="24"/>
          <w:szCs w:val="24"/>
        </w:rPr>
      </w:pPr>
    </w:p>
    <w:p w14:paraId="156033E9" w14:textId="7D3A62C8" w:rsidR="006E5BFD" w:rsidRPr="000E0DB4" w:rsidRDefault="006E5BFD" w:rsidP="002050EF">
      <w:pPr>
        <w:pStyle w:val="lgende"/>
      </w:pPr>
      <w:r w:rsidRPr="000E0DB4">
        <w:t>Maquette nouvel utilisateur</w:t>
      </w:r>
    </w:p>
    <w:p w14:paraId="28AA522B" w14:textId="07E841B5" w:rsidR="00134117" w:rsidRDefault="006E5BFD" w:rsidP="002050EF">
      <w:pPr>
        <w:spacing w:after="0"/>
        <w:contextualSpacing/>
        <w:jc w:val="both"/>
        <w:rPr>
          <w:sz w:val="24"/>
          <w:szCs w:val="24"/>
        </w:rPr>
      </w:pPr>
      <w:r>
        <w:rPr>
          <w:noProof/>
        </w:rPr>
        <w:drawing>
          <wp:inline distT="0" distB="0" distL="0" distR="0" wp14:anchorId="5F56A2A9" wp14:editId="2530C55F">
            <wp:extent cx="5467350" cy="1684906"/>
            <wp:effectExtent l="19050" t="19050" r="19050" b="10795"/>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2691" cy="168963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414D4C1" w14:textId="4E32B7D2" w:rsidR="00134117" w:rsidRDefault="00134117" w:rsidP="002050EF">
      <w:pPr>
        <w:spacing w:after="0"/>
        <w:contextualSpacing/>
        <w:jc w:val="both"/>
        <w:rPr>
          <w:sz w:val="24"/>
          <w:szCs w:val="24"/>
        </w:rPr>
      </w:pPr>
    </w:p>
    <w:p w14:paraId="50E9FC4C" w14:textId="15D00B7B" w:rsidR="00134117" w:rsidRPr="00134117" w:rsidRDefault="00134117" w:rsidP="002050EF">
      <w:pPr>
        <w:pStyle w:val="lgende"/>
      </w:pPr>
      <w:r>
        <w:t xml:space="preserve">Diagramme de séquence : </w:t>
      </w:r>
      <w:r w:rsidR="006743E6">
        <w:t>création d’un utilisateur</w:t>
      </w:r>
    </w:p>
    <w:p w14:paraId="2C5712DD" w14:textId="754F3E70" w:rsidR="008300CD" w:rsidRDefault="0044557F" w:rsidP="002050EF">
      <w:pPr>
        <w:spacing w:after="0"/>
        <w:contextualSpacing/>
        <w:jc w:val="both"/>
        <w:rPr>
          <w:sz w:val="24"/>
          <w:szCs w:val="24"/>
        </w:rPr>
      </w:pPr>
      <w:r>
        <w:rPr>
          <w:noProof/>
        </w:rPr>
        <w:drawing>
          <wp:inline distT="0" distB="0" distL="0" distR="0" wp14:anchorId="53F13EE9" wp14:editId="59C20FEB">
            <wp:extent cx="6770632" cy="1447800"/>
            <wp:effectExtent l="0" t="0" r="0" b="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03964" cy="1454928"/>
                    </a:xfrm>
                    <a:prstGeom prst="rect">
                      <a:avLst/>
                    </a:prstGeom>
                  </pic:spPr>
                </pic:pic>
              </a:graphicData>
            </a:graphic>
          </wp:inline>
        </w:drawing>
      </w:r>
    </w:p>
    <w:p w14:paraId="20F17159" w14:textId="099B04DD" w:rsidR="00134117" w:rsidRDefault="00134117" w:rsidP="002050EF">
      <w:pPr>
        <w:spacing w:after="0"/>
        <w:contextualSpacing/>
        <w:jc w:val="both"/>
        <w:rPr>
          <w:sz w:val="24"/>
          <w:szCs w:val="24"/>
        </w:rPr>
      </w:pPr>
    </w:p>
    <w:p w14:paraId="37E40C78" w14:textId="210A457B" w:rsidR="00134117" w:rsidRPr="002050EF" w:rsidRDefault="008F73A0" w:rsidP="002050EF">
      <w:pPr>
        <w:pStyle w:val="Paragraphedeliste"/>
        <w:numPr>
          <w:ilvl w:val="0"/>
          <w:numId w:val="10"/>
        </w:numPr>
        <w:jc w:val="both"/>
      </w:pPr>
      <w:r w:rsidRPr="002050EF">
        <w:t xml:space="preserve">Un </w:t>
      </w:r>
      <w:r w:rsidR="00134117" w:rsidRPr="002050EF">
        <w:t>Admin a connaissance en amont d’une nouvelle arrivée. Ce proc</w:t>
      </w:r>
      <w:r w:rsidR="00EA524A" w:rsidRPr="002050EF">
        <w:t>e</w:t>
      </w:r>
      <w:r w:rsidR="00134117" w:rsidRPr="002050EF">
        <w:t>s</w:t>
      </w:r>
      <w:r w:rsidR="00EA524A" w:rsidRPr="002050EF">
        <w:t>s</w:t>
      </w:r>
      <w:r w:rsidR="00134117" w:rsidRPr="002050EF">
        <w:t xml:space="preserve"> n’est pas géré dans SOS Immo.</w:t>
      </w:r>
    </w:p>
    <w:p w14:paraId="61C66F72" w14:textId="076B07E6" w:rsidR="00134117" w:rsidRPr="002050EF" w:rsidRDefault="00134117" w:rsidP="002050EF">
      <w:pPr>
        <w:pStyle w:val="Paragraphedeliste"/>
        <w:ind w:left="360"/>
        <w:jc w:val="both"/>
      </w:pPr>
      <w:r w:rsidRPr="002050EF">
        <w:t>Données obligatoire tous profils : nom, prénom, mail</w:t>
      </w:r>
      <w:r w:rsidR="0025510C" w:rsidRPr="002050EF">
        <w:rPr>
          <w:rStyle w:val="Appelnotedebasdep"/>
        </w:rPr>
        <w:footnoteReference w:id="19"/>
      </w:r>
      <w:r w:rsidRPr="002050EF">
        <w:t>, téléphone.</w:t>
      </w:r>
    </w:p>
    <w:p w14:paraId="08CBF3F5" w14:textId="00D03F96" w:rsidR="00134117" w:rsidRPr="002050EF" w:rsidRDefault="00134117" w:rsidP="002050EF">
      <w:pPr>
        <w:pStyle w:val="Paragraphedeliste"/>
        <w:ind w:left="360"/>
        <w:jc w:val="both"/>
      </w:pPr>
      <w:r w:rsidRPr="002050EF">
        <w:t>Données obligatoire profils prestataires : nom de l’entreprise, rôle hiérarchique.</w:t>
      </w:r>
    </w:p>
    <w:p w14:paraId="5C0E03BD" w14:textId="73B7783E" w:rsidR="008F73A0" w:rsidRPr="002050EF" w:rsidRDefault="008F73A0" w:rsidP="002050EF">
      <w:pPr>
        <w:pStyle w:val="Paragraphedeliste"/>
        <w:numPr>
          <w:ilvl w:val="0"/>
          <w:numId w:val="10"/>
        </w:numPr>
        <w:jc w:val="both"/>
      </w:pPr>
      <w:r w:rsidRPr="002050EF">
        <w:t>L’</w:t>
      </w:r>
      <w:r w:rsidR="0044557F" w:rsidRPr="002050EF">
        <w:t>A</w:t>
      </w:r>
      <w:r w:rsidRPr="002050EF">
        <w:t>dmin saisi ces données dans l’application.</w:t>
      </w:r>
    </w:p>
    <w:p w14:paraId="211F6390" w14:textId="0FA96E6E" w:rsidR="009C7065" w:rsidRPr="002050EF" w:rsidRDefault="008F73A0" w:rsidP="002050EF">
      <w:pPr>
        <w:pStyle w:val="Paragraphedeliste"/>
        <w:ind w:left="360"/>
        <w:jc w:val="both"/>
      </w:pPr>
      <w:r w:rsidRPr="002050EF">
        <w:t xml:space="preserve">Il </w:t>
      </w:r>
      <w:r w:rsidR="0090168B" w:rsidRPr="002050EF">
        <w:t xml:space="preserve">complète avec </w:t>
      </w:r>
      <w:r w:rsidRPr="002050EF">
        <w:t xml:space="preserve">un identifiant unique et le profil, </w:t>
      </w:r>
      <w:r w:rsidR="0090168B" w:rsidRPr="002050EF">
        <w:t xml:space="preserve">déterminé </w:t>
      </w:r>
      <w:r w:rsidRPr="002050EF">
        <w:t xml:space="preserve">d’après le service (profil interne) et </w:t>
      </w:r>
      <w:r w:rsidR="0090168B" w:rsidRPr="002050EF">
        <w:t>le</w:t>
      </w:r>
      <w:r w:rsidRPr="002050EF">
        <w:t xml:space="preserve"> rôle (profil externe)</w:t>
      </w:r>
      <w:r w:rsidR="009C7065" w:rsidRPr="002050EF">
        <w:t>.</w:t>
      </w:r>
    </w:p>
    <w:p w14:paraId="781173DE" w14:textId="77777777" w:rsidR="0044557F" w:rsidRPr="002050EF" w:rsidRDefault="0044557F" w:rsidP="002050EF">
      <w:pPr>
        <w:pStyle w:val="Paragraphedeliste"/>
        <w:numPr>
          <w:ilvl w:val="0"/>
          <w:numId w:val="10"/>
        </w:numPr>
        <w:jc w:val="both"/>
      </w:pPr>
      <w:r w:rsidRPr="002050EF">
        <w:t>Le back calcule un mot de passe aléatoire à expiration immédiate.</w:t>
      </w:r>
    </w:p>
    <w:p w14:paraId="20922D82" w14:textId="17E12902" w:rsidR="0044557F" w:rsidRPr="002050EF" w:rsidRDefault="0044557F" w:rsidP="002050EF">
      <w:pPr>
        <w:pStyle w:val="Paragraphedeliste"/>
        <w:ind w:left="360"/>
        <w:jc w:val="both"/>
      </w:pPr>
      <w:r w:rsidRPr="002050EF">
        <w:t>Il enregistre le nouvel utilisateur et sa première habilitation en base</w:t>
      </w:r>
      <w:r w:rsidRPr="002050EF">
        <w:rPr>
          <w:rStyle w:val="Appelnotedebasdep"/>
        </w:rPr>
        <w:footnoteReference w:id="20"/>
      </w:r>
      <w:r w:rsidRPr="002050EF">
        <w:t xml:space="preserve"> puis transmet les données d’identification (identifiant unique + mot de passe) au nouvel utilisateur par mail.</w:t>
      </w:r>
    </w:p>
    <w:p w14:paraId="42EA26B2" w14:textId="77777777" w:rsidR="006E1125" w:rsidRDefault="006E1125" w:rsidP="002050EF">
      <w:pPr>
        <w:jc w:val="both"/>
        <w:rPr>
          <w:sz w:val="24"/>
          <w:szCs w:val="24"/>
        </w:rPr>
      </w:pPr>
    </w:p>
    <w:p w14:paraId="412C214C" w14:textId="6299D76C" w:rsidR="006E1125" w:rsidRDefault="00EA524A" w:rsidP="002050EF">
      <w:pPr>
        <w:jc w:val="both"/>
        <w:rPr>
          <w:sz w:val="24"/>
          <w:szCs w:val="24"/>
        </w:rPr>
      </w:pPr>
      <w:r>
        <w:rPr>
          <w:sz w:val="24"/>
          <w:szCs w:val="24"/>
        </w:rPr>
        <w:br w:type="page"/>
      </w:r>
    </w:p>
    <w:p w14:paraId="41F526D5" w14:textId="4CE0F257" w:rsidR="00134117" w:rsidRDefault="00EA524A" w:rsidP="002050EF">
      <w:pPr>
        <w:pStyle w:val="Titre3"/>
        <w:jc w:val="both"/>
      </w:pPr>
      <w:bookmarkStart w:id="86" w:name="_Toc123817778"/>
      <w:bookmarkStart w:id="87" w:name="_Toc126601345"/>
      <w:r>
        <w:lastRenderedPageBreak/>
        <w:t>A</w:t>
      </w:r>
      <w:r w:rsidR="0090168B">
        <w:t>uthentification</w:t>
      </w:r>
      <w:bookmarkEnd w:id="86"/>
      <w:bookmarkEnd w:id="87"/>
    </w:p>
    <w:p w14:paraId="1FD57B74" w14:textId="2EB04897" w:rsidR="00134117" w:rsidRPr="00134117" w:rsidRDefault="00134117" w:rsidP="002050EF">
      <w:pPr>
        <w:pStyle w:val="lgende"/>
      </w:pPr>
      <w:r>
        <w:t xml:space="preserve">Diagramme de séquence : </w:t>
      </w:r>
      <w:r w:rsidR="006743E6">
        <w:t>authenti</w:t>
      </w:r>
      <w:r w:rsidR="00B34491">
        <w:t>fi</w:t>
      </w:r>
      <w:r w:rsidR="006743E6">
        <w:t>cation</w:t>
      </w:r>
    </w:p>
    <w:p w14:paraId="3EA9EDD4" w14:textId="7A08122D" w:rsidR="00134117" w:rsidRDefault="000E0DB4" w:rsidP="002050EF">
      <w:pPr>
        <w:spacing w:after="0"/>
        <w:contextualSpacing/>
        <w:jc w:val="both"/>
        <w:rPr>
          <w:sz w:val="24"/>
          <w:szCs w:val="24"/>
        </w:rPr>
      </w:pPr>
      <w:r>
        <w:rPr>
          <w:noProof/>
        </w:rPr>
        <w:drawing>
          <wp:inline distT="0" distB="0" distL="0" distR="0" wp14:anchorId="0D7B9A63" wp14:editId="516144C6">
            <wp:extent cx="4103836" cy="3172570"/>
            <wp:effectExtent l="0" t="0" r="0" b="889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30810" cy="3193423"/>
                    </a:xfrm>
                    <a:prstGeom prst="rect">
                      <a:avLst/>
                    </a:prstGeom>
                  </pic:spPr>
                </pic:pic>
              </a:graphicData>
            </a:graphic>
          </wp:inline>
        </w:drawing>
      </w:r>
    </w:p>
    <w:p w14:paraId="51556610" w14:textId="52550CA0" w:rsidR="000E0DB4" w:rsidRPr="002050EF" w:rsidRDefault="00E24F17" w:rsidP="002050EF">
      <w:pPr>
        <w:pStyle w:val="Paragraphedeliste"/>
        <w:numPr>
          <w:ilvl w:val="0"/>
          <w:numId w:val="10"/>
        </w:numPr>
        <w:spacing w:after="0"/>
        <w:jc w:val="both"/>
      </w:pPr>
      <w:r w:rsidRPr="002050EF">
        <w:t>A</w:t>
      </w:r>
      <w:r w:rsidR="001549F0" w:rsidRPr="002050EF">
        <w:t xml:space="preserve"> présent l’utilisateur peut </w:t>
      </w:r>
      <w:r w:rsidR="000E0DB4" w:rsidRPr="002050EF">
        <w:t>saisir</w:t>
      </w:r>
      <w:r w:rsidR="001549F0" w:rsidRPr="002050EF">
        <w:t xml:space="preserve"> ses données d’authentification.</w:t>
      </w:r>
    </w:p>
    <w:p w14:paraId="079B9B3B" w14:textId="5783A186" w:rsidR="009C7065" w:rsidRDefault="009C7065" w:rsidP="002050EF">
      <w:pPr>
        <w:pStyle w:val="lgende"/>
        <w:ind w:firstLine="360"/>
        <w:rPr>
          <w:sz w:val="24"/>
          <w:szCs w:val="24"/>
        </w:rPr>
      </w:pPr>
      <w:r>
        <w:t>Maquette authentification</w:t>
      </w:r>
    </w:p>
    <w:p w14:paraId="2363D92F" w14:textId="7CE1D8C2" w:rsidR="006E7F77" w:rsidRPr="002050EF" w:rsidRDefault="00263B7C" w:rsidP="002050EF">
      <w:pPr>
        <w:pStyle w:val="Paragraphedeliste"/>
        <w:spacing w:after="0"/>
        <w:ind w:left="360"/>
        <w:contextualSpacing w:val="0"/>
        <w:jc w:val="both"/>
      </w:pPr>
      <w:r w:rsidRPr="002050EF">
        <w:rPr>
          <w:noProof/>
        </w:rPr>
        <w:drawing>
          <wp:anchor distT="0" distB="0" distL="114300" distR="114300" simplePos="0" relativeHeight="251679744" behindDoc="1" locked="0" layoutInCell="1" allowOverlap="1" wp14:anchorId="65A6B947" wp14:editId="0B8EFABA">
            <wp:simplePos x="0" y="0"/>
            <wp:positionH relativeFrom="column">
              <wp:posOffset>245662</wp:posOffset>
            </wp:positionH>
            <wp:positionV relativeFrom="paragraph">
              <wp:posOffset>21038</wp:posOffset>
            </wp:positionV>
            <wp:extent cx="3022748" cy="1792504"/>
            <wp:effectExtent l="19050" t="19050" r="25400" b="17780"/>
            <wp:wrapTight wrapText="bothSides">
              <wp:wrapPolygon edited="0">
                <wp:start x="-136" y="-230"/>
                <wp:lineTo x="-136" y="21585"/>
                <wp:lineTo x="21645" y="21585"/>
                <wp:lineTo x="21645" y="-230"/>
                <wp:lineTo x="-136" y="-230"/>
              </wp:wrapPolygon>
            </wp:wrapTight>
            <wp:docPr id="222" name="Image 2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 222" descr="Une image contenant texte&#10;&#10;Description générée automatiquement"/>
                    <pic:cNvPicPr/>
                  </pic:nvPicPr>
                  <pic:blipFill>
                    <a:blip r:embed="rId60">
                      <a:extLst>
                        <a:ext uri="{28A0092B-C50C-407E-A947-70E740481C1C}">
                          <a14:useLocalDpi xmlns:a14="http://schemas.microsoft.com/office/drawing/2010/main" val="0"/>
                        </a:ext>
                      </a:extLst>
                    </a:blip>
                    <a:stretch>
                      <a:fillRect/>
                    </a:stretch>
                  </pic:blipFill>
                  <pic:spPr>
                    <a:xfrm>
                      <a:off x="0" y="0"/>
                      <a:ext cx="3022748" cy="1792504"/>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anchor>
        </w:drawing>
      </w:r>
    </w:p>
    <w:p w14:paraId="6002D6CB" w14:textId="488FA6F5" w:rsidR="001549F0" w:rsidRPr="002050EF" w:rsidRDefault="001549F0" w:rsidP="002050EF">
      <w:pPr>
        <w:pStyle w:val="Paragraphedeliste"/>
        <w:spacing w:after="0"/>
        <w:ind w:left="360"/>
        <w:contextualSpacing w:val="0"/>
        <w:jc w:val="both"/>
      </w:pPr>
      <w:r w:rsidRPr="002050EF">
        <w:t>Le Back contrôle que l’identifiant et le mot de passe fournis appartiennent bien à un même utilisateur.</w:t>
      </w:r>
    </w:p>
    <w:p w14:paraId="2E1B1CC4" w14:textId="60FC28CA" w:rsidR="00FF0DF7" w:rsidRDefault="00FF0DF7" w:rsidP="002050EF">
      <w:pPr>
        <w:spacing w:after="0"/>
        <w:jc w:val="both"/>
      </w:pPr>
    </w:p>
    <w:p w14:paraId="44B5C950" w14:textId="0CF8EC8A" w:rsidR="002050EF" w:rsidRDefault="002050EF" w:rsidP="002050EF">
      <w:pPr>
        <w:spacing w:after="0"/>
        <w:jc w:val="both"/>
      </w:pPr>
    </w:p>
    <w:p w14:paraId="449721E1" w14:textId="74FB93F8" w:rsidR="002050EF" w:rsidRDefault="002050EF" w:rsidP="002050EF">
      <w:pPr>
        <w:spacing w:after="0"/>
        <w:jc w:val="both"/>
      </w:pPr>
    </w:p>
    <w:p w14:paraId="72688C20" w14:textId="2FD48B5B" w:rsidR="002050EF" w:rsidRDefault="002050EF" w:rsidP="002050EF">
      <w:pPr>
        <w:spacing w:after="0"/>
        <w:jc w:val="both"/>
      </w:pPr>
    </w:p>
    <w:p w14:paraId="07F2F2E9" w14:textId="0E5D87C0" w:rsidR="002050EF" w:rsidRDefault="002050EF" w:rsidP="002050EF">
      <w:pPr>
        <w:spacing w:after="0"/>
        <w:jc w:val="both"/>
      </w:pPr>
    </w:p>
    <w:p w14:paraId="352D7F95" w14:textId="4A4F31BD" w:rsidR="002050EF" w:rsidRDefault="002050EF" w:rsidP="002050EF">
      <w:pPr>
        <w:spacing w:after="0"/>
        <w:jc w:val="both"/>
      </w:pPr>
    </w:p>
    <w:p w14:paraId="5B33F18E" w14:textId="77777777" w:rsidR="002050EF" w:rsidRDefault="002050EF" w:rsidP="002050EF">
      <w:pPr>
        <w:spacing w:after="0"/>
        <w:jc w:val="both"/>
      </w:pPr>
    </w:p>
    <w:p w14:paraId="45688B31" w14:textId="56B0B429" w:rsidR="002050EF" w:rsidRDefault="002050EF" w:rsidP="002050EF">
      <w:pPr>
        <w:spacing w:after="0"/>
        <w:jc w:val="both"/>
      </w:pPr>
    </w:p>
    <w:p w14:paraId="07BAB1FD" w14:textId="7CE03551" w:rsidR="001549F0" w:rsidRPr="002050EF" w:rsidRDefault="001549F0" w:rsidP="002050EF">
      <w:pPr>
        <w:pStyle w:val="Paragraphedeliste"/>
        <w:numPr>
          <w:ilvl w:val="0"/>
          <w:numId w:val="10"/>
        </w:numPr>
        <w:spacing w:after="0"/>
        <w:contextualSpacing w:val="0"/>
        <w:jc w:val="both"/>
      </w:pPr>
      <w:r w:rsidRPr="002050EF">
        <w:t xml:space="preserve">Après la réussite de chaque </w:t>
      </w:r>
      <w:r w:rsidR="00263B7C" w:rsidRPr="002050EF">
        <w:t>authentification</w:t>
      </w:r>
      <w:r w:rsidRPr="002050EF">
        <w:t xml:space="preserve">, </w:t>
      </w:r>
      <w:r w:rsidR="00055F4E" w:rsidRPr="002050EF">
        <w:t>la date d’expiration du mot de passe est contrôlée</w:t>
      </w:r>
      <w:r w:rsidRPr="002050EF">
        <w:t>.</w:t>
      </w:r>
    </w:p>
    <w:p w14:paraId="0F96A630" w14:textId="7F458C66" w:rsidR="001549F0" w:rsidRDefault="001549F0" w:rsidP="002050EF">
      <w:pPr>
        <w:pStyle w:val="Paragraphedeliste"/>
        <w:spacing w:after="0"/>
        <w:ind w:left="360"/>
        <w:contextualSpacing w:val="0"/>
        <w:jc w:val="both"/>
      </w:pPr>
      <w:r w:rsidRPr="002050EF">
        <w:t>Le cas échéant, l’utilisateur est redirigé vers l’écran de changement de mot de passe.</w:t>
      </w:r>
      <w:r w:rsidR="006417DC" w:rsidRPr="002050EF">
        <w:t xml:space="preserve"> </w:t>
      </w:r>
      <w:r w:rsidRPr="002050EF">
        <w:t>Ce sera le cas systématiquement à la première connexion.</w:t>
      </w:r>
    </w:p>
    <w:p w14:paraId="3763B854" w14:textId="0DB44AB8" w:rsidR="009C7065" w:rsidRDefault="009C7065" w:rsidP="002050EF">
      <w:pPr>
        <w:pStyle w:val="lgende"/>
        <w:ind w:firstLine="360"/>
      </w:pPr>
      <w:r>
        <w:t>Maquette modification mot de passe</w:t>
      </w:r>
    </w:p>
    <w:p w14:paraId="0C8113DC" w14:textId="712C0418" w:rsidR="00A45212" w:rsidRDefault="006875BB" w:rsidP="002050EF">
      <w:pPr>
        <w:pStyle w:val="lgende"/>
        <w:ind w:firstLine="360"/>
        <w:rPr>
          <w:sz w:val="24"/>
          <w:szCs w:val="24"/>
        </w:rPr>
      </w:pPr>
      <w:r>
        <w:rPr>
          <w:noProof/>
        </w:rPr>
        <w:drawing>
          <wp:inline distT="0" distB="0" distL="0" distR="0" wp14:anchorId="763D9AB8" wp14:editId="2F0A3810">
            <wp:extent cx="4669329" cy="2548814"/>
            <wp:effectExtent l="19050" t="19050" r="17145" b="23495"/>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Une image contenant texte&#10;&#10;Description générée automatiquement"/>
                    <pic:cNvPicPr/>
                  </pic:nvPicPr>
                  <pic:blipFill>
                    <a:blip r:embed="rId61"/>
                    <a:stretch>
                      <a:fillRect/>
                    </a:stretch>
                  </pic:blipFill>
                  <pic:spPr>
                    <a:xfrm>
                      <a:off x="0" y="0"/>
                      <a:ext cx="4709597" cy="257079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00A45212">
        <w:rPr>
          <w:sz w:val="24"/>
          <w:szCs w:val="24"/>
        </w:rPr>
        <w:br w:type="page"/>
      </w:r>
    </w:p>
    <w:p w14:paraId="5A826A70" w14:textId="2658F165" w:rsidR="0025510C" w:rsidRDefault="0025510C" w:rsidP="002050EF">
      <w:pPr>
        <w:pStyle w:val="Retraitcorpsdetexte"/>
        <w:spacing w:after="0"/>
        <w:contextualSpacing/>
        <w:jc w:val="both"/>
      </w:pPr>
      <w:r w:rsidRPr="0025510C">
        <w:lastRenderedPageBreak/>
        <w:t xml:space="preserve">L’utilisateur </w:t>
      </w:r>
      <w:r>
        <w:t xml:space="preserve">doit saisir 3 champs : </w:t>
      </w:r>
    </w:p>
    <w:p w14:paraId="06E32DDF" w14:textId="7F053B1F" w:rsidR="0025510C" w:rsidRPr="002050EF" w:rsidRDefault="006E7F77" w:rsidP="002050EF">
      <w:pPr>
        <w:pStyle w:val="Paragraphedeliste"/>
        <w:numPr>
          <w:ilvl w:val="0"/>
          <w:numId w:val="7"/>
        </w:numPr>
        <w:spacing w:after="0"/>
        <w:jc w:val="both"/>
      </w:pPr>
      <w:r w:rsidRPr="002050EF">
        <w:t>M</w:t>
      </w:r>
      <w:r w:rsidR="0025510C" w:rsidRPr="002050EF">
        <w:t>ot de passe actuel.</w:t>
      </w:r>
    </w:p>
    <w:p w14:paraId="4FBB506B" w14:textId="0A437270" w:rsidR="0025510C" w:rsidRPr="002050EF" w:rsidRDefault="006E7F77" w:rsidP="002050EF">
      <w:pPr>
        <w:pStyle w:val="Paragraphedeliste"/>
        <w:numPr>
          <w:ilvl w:val="0"/>
          <w:numId w:val="7"/>
        </w:numPr>
        <w:spacing w:after="0"/>
        <w:jc w:val="both"/>
      </w:pPr>
      <w:r w:rsidRPr="002050EF">
        <w:t>N</w:t>
      </w:r>
      <w:r w:rsidR="00143C80" w:rsidRPr="002050EF">
        <w:t>ouveau mot de passe u</w:t>
      </w:r>
      <w:r w:rsidR="0025510C" w:rsidRPr="002050EF">
        <w:t>ne première fois</w:t>
      </w:r>
      <w:r w:rsidR="00143C80" w:rsidRPr="002050EF">
        <w:t xml:space="preserve">. Il ne sera valide que s’il </w:t>
      </w:r>
      <w:r w:rsidR="0025510C" w:rsidRPr="002050EF">
        <w:t>cont</w:t>
      </w:r>
      <w:r w:rsidR="00143C80" w:rsidRPr="002050EF">
        <w:t>ie</w:t>
      </w:r>
      <w:r w:rsidR="0025510C" w:rsidRPr="002050EF">
        <w:t>nt certaines caractéristiques minimum</w:t>
      </w:r>
      <w:r w:rsidR="0025510C" w:rsidRPr="002050EF">
        <w:rPr>
          <w:rStyle w:val="Appelnotedebasdep"/>
        </w:rPr>
        <w:footnoteReference w:id="21"/>
      </w:r>
      <w:r w:rsidR="0025510C" w:rsidRPr="002050EF">
        <w:t>.</w:t>
      </w:r>
    </w:p>
    <w:p w14:paraId="300539E2" w14:textId="0E5206CE" w:rsidR="0025510C" w:rsidRPr="002050EF" w:rsidRDefault="0025510C" w:rsidP="002050EF">
      <w:pPr>
        <w:pStyle w:val="Paragraphedeliste"/>
        <w:numPr>
          <w:ilvl w:val="0"/>
          <w:numId w:val="7"/>
        </w:numPr>
        <w:spacing w:after="0"/>
        <w:jc w:val="both"/>
      </w:pPr>
      <w:r w:rsidRPr="002050EF">
        <w:t>Une seconde fois</w:t>
      </w:r>
      <w:r w:rsidR="00EA524A" w:rsidRPr="002050EF">
        <w:t xml:space="preserve">, </w:t>
      </w:r>
      <w:r w:rsidR="00143C80" w:rsidRPr="002050EF">
        <w:t>validé que s’il est identique à la première</w:t>
      </w:r>
      <w:r w:rsidR="00C64A0B" w:rsidRPr="002050EF">
        <w:t xml:space="preserve"> saisie</w:t>
      </w:r>
      <w:r w:rsidR="00143C80" w:rsidRPr="002050EF">
        <w:t>.</w:t>
      </w:r>
    </w:p>
    <w:p w14:paraId="310D53F1" w14:textId="45232DB1" w:rsidR="001549F0" w:rsidRPr="002050EF" w:rsidRDefault="0025510C" w:rsidP="002050EF">
      <w:pPr>
        <w:pStyle w:val="Paragraphedeliste"/>
        <w:spacing w:after="0"/>
        <w:ind w:left="360"/>
        <w:jc w:val="both"/>
      </w:pPr>
      <w:r w:rsidRPr="002050EF">
        <w:t xml:space="preserve">Le </w:t>
      </w:r>
      <w:r w:rsidR="00143C80" w:rsidRPr="002050EF">
        <w:t>back reçoit les 2 mots de passe. Il enregistre le nouveau en base après avoir contrôlé que l’ancien appartient bien à l’auteur de la modification.</w:t>
      </w:r>
      <w:r w:rsidR="006417DC" w:rsidRPr="002050EF">
        <w:t xml:space="preserve">  </w:t>
      </w:r>
      <w:r w:rsidR="00143C80" w:rsidRPr="002050EF">
        <w:t>C</w:t>
      </w:r>
      <w:r w:rsidR="001549F0" w:rsidRPr="002050EF">
        <w:t xml:space="preserve">e nouveau mot de passe aura une validité de 90 jours. L’utilisateur pourra aussi décider de le </w:t>
      </w:r>
      <w:r w:rsidR="006E7F77" w:rsidRPr="002050EF">
        <w:t>renouvel</w:t>
      </w:r>
      <w:r w:rsidR="00C64A0B" w:rsidRPr="002050EF">
        <w:t>er</w:t>
      </w:r>
      <w:r w:rsidR="001549F0" w:rsidRPr="002050EF">
        <w:t xml:space="preserve"> à tout moment.</w:t>
      </w:r>
    </w:p>
    <w:p w14:paraId="5461FE7F" w14:textId="01CC0B0D" w:rsidR="001549F0" w:rsidRPr="002050EF" w:rsidRDefault="001549F0" w:rsidP="002050EF">
      <w:pPr>
        <w:pStyle w:val="Paragraphedeliste"/>
        <w:numPr>
          <w:ilvl w:val="0"/>
          <w:numId w:val="10"/>
        </w:numPr>
        <w:spacing w:after="0"/>
        <w:jc w:val="both"/>
      </w:pPr>
      <w:r w:rsidRPr="002050EF">
        <w:t xml:space="preserve">L’utilisateur est un être humain, il peut </w:t>
      </w:r>
      <w:r w:rsidR="00264FFA" w:rsidRPr="002050EF">
        <w:t xml:space="preserve">oublier </w:t>
      </w:r>
      <w:r w:rsidRPr="002050EF">
        <w:t>ses données d’authentification</w:t>
      </w:r>
      <w:r w:rsidR="00264FFA" w:rsidRPr="002050EF">
        <w:t xml:space="preserve"> et demander à les récupérer</w:t>
      </w:r>
      <w:r w:rsidRPr="002050EF">
        <w:t>.</w:t>
      </w:r>
    </w:p>
    <w:p w14:paraId="5ED1CB48" w14:textId="56F42F27" w:rsidR="009C7065" w:rsidRPr="009C7065" w:rsidRDefault="009C7065" w:rsidP="002050EF">
      <w:pPr>
        <w:pStyle w:val="lgende"/>
        <w:ind w:firstLine="360"/>
        <w:rPr>
          <w:sz w:val="24"/>
          <w:szCs w:val="24"/>
        </w:rPr>
      </w:pPr>
      <w:r>
        <w:t>Maquette identifiant oublié</w:t>
      </w:r>
    </w:p>
    <w:p w14:paraId="63436A94" w14:textId="1A41E4A6" w:rsidR="009C7065" w:rsidRDefault="00834C42" w:rsidP="002050EF">
      <w:pPr>
        <w:pStyle w:val="Paragraphedeliste"/>
        <w:spacing w:after="0"/>
        <w:ind w:left="360"/>
        <w:jc w:val="both"/>
        <w:rPr>
          <w:sz w:val="24"/>
          <w:szCs w:val="24"/>
        </w:rPr>
      </w:pPr>
      <w:r>
        <w:rPr>
          <w:noProof/>
        </w:rPr>
        <w:drawing>
          <wp:inline distT="0" distB="0" distL="0" distR="0" wp14:anchorId="3B8297C9" wp14:editId="2DE5CD6A">
            <wp:extent cx="3415267" cy="2542934"/>
            <wp:effectExtent l="19050" t="19050" r="13970" b="1016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4354" cy="2564591"/>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4BA49AE5" w14:textId="520C5561" w:rsidR="0025510C" w:rsidRPr="002050EF" w:rsidRDefault="0025510C" w:rsidP="002050EF">
      <w:pPr>
        <w:pStyle w:val="Paragraphedeliste"/>
        <w:spacing w:after="0"/>
        <w:ind w:left="360"/>
        <w:jc w:val="both"/>
      </w:pPr>
      <w:r w:rsidRPr="002050EF">
        <w:t>Le</w:t>
      </w:r>
      <w:r w:rsidR="001549F0" w:rsidRPr="002050EF">
        <w:t xml:space="preserve"> back</w:t>
      </w:r>
      <w:r w:rsidRPr="002050EF">
        <w:t xml:space="preserve"> contrôle que le mail fourni correspond bien à un utilisateur de la base.</w:t>
      </w:r>
    </w:p>
    <w:p w14:paraId="25B3D21A" w14:textId="2DF0E7A5" w:rsidR="00E24F17" w:rsidRPr="002050EF" w:rsidRDefault="0025510C" w:rsidP="002050EF">
      <w:pPr>
        <w:pStyle w:val="Paragraphedeliste"/>
        <w:spacing w:after="0"/>
        <w:ind w:left="360"/>
        <w:jc w:val="both"/>
      </w:pPr>
      <w:r w:rsidRPr="002050EF">
        <w:t xml:space="preserve">Ensuite il transmet </w:t>
      </w:r>
      <w:r w:rsidR="00EA524A" w:rsidRPr="002050EF">
        <w:t xml:space="preserve">par mail </w:t>
      </w:r>
      <w:r w:rsidRPr="002050EF">
        <w:t>à ce</w:t>
      </w:r>
      <w:r w:rsidR="00EA524A" w:rsidRPr="002050EF">
        <w:t xml:space="preserve"> même</w:t>
      </w:r>
      <w:r w:rsidRPr="002050EF">
        <w:t xml:space="preserve"> utilisateur, </w:t>
      </w:r>
      <w:r w:rsidR="00264FFA" w:rsidRPr="002050EF">
        <w:t>soit son</w:t>
      </w:r>
      <w:r w:rsidR="001549F0" w:rsidRPr="002050EF">
        <w:t xml:space="preserve"> identifiant</w:t>
      </w:r>
      <w:r w:rsidR="00264FFA" w:rsidRPr="002050EF">
        <w:t xml:space="preserve"> unique, soit</w:t>
      </w:r>
      <w:r w:rsidR="001549F0" w:rsidRPr="002050EF">
        <w:t xml:space="preserve"> </w:t>
      </w:r>
      <w:r w:rsidR="009C7065" w:rsidRPr="002050EF">
        <w:t>un</w:t>
      </w:r>
      <w:r w:rsidR="00264FFA" w:rsidRPr="002050EF">
        <w:t xml:space="preserve"> nouveau</w:t>
      </w:r>
      <w:r w:rsidR="001549F0" w:rsidRPr="002050EF">
        <w:t xml:space="preserve"> mot de passe</w:t>
      </w:r>
      <w:r w:rsidR="00264FFA" w:rsidRPr="002050EF">
        <w:t xml:space="preserve"> aléatoire qu’il faudra changer à la première connexion</w:t>
      </w:r>
      <w:r w:rsidR="00E24F17" w:rsidRPr="002050EF">
        <w:t>.</w:t>
      </w:r>
    </w:p>
    <w:p w14:paraId="668768EF" w14:textId="0D3205E2" w:rsidR="00640CAA" w:rsidRPr="00640CAA" w:rsidRDefault="00640CAA" w:rsidP="002050EF">
      <w:pPr>
        <w:pStyle w:val="Titre2"/>
        <w:jc w:val="both"/>
      </w:pPr>
      <w:bookmarkStart w:id="88" w:name="_Gestion_de_mot"/>
      <w:bookmarkStart w:id="89" w:name="_Toc123817779"/>
      <w:bookmarkStart w:id="90" w:name="_Toc126601346"/>
      <w:bookmarkEnd w:id="88"/>
      <w:r w:rsidRPr="00640CAA">
        <w:t>Gestion de mot de passe</w:t>
      </w:r>
      <w:bookmarkEnd w:id="89"/>
      <w:bookmarkEnd w:id="90"/>
    </w:p>
    <w:p w14:paraId="143F0E15" w14:textId="67D1AD2E" w:rsidR="002F55DC" w:rsidRDefault="006743E6" w:rsidP="002050EF">
      <w:pPr>
        <w:pStyle w:val="Corpsdetexte"/>
        <w:jc w:val="both"/>
      </w:pPr>
      <w:r>
        <w:t xml:space="preserve">Le mot de passe, qu’il ait été généré par l’application ou déterminé par l’utilisateur lui-même n’est pas immédiatement sauvegardé </w:t>
      </w:r>
      <w:r w:rsidR="002F55DC" w:rsidRPr="00D34636">
        <w:t xml:space="preserve">en </w:t>
      </w:r>
      <w:r w:rsidR="0034497D" w:rsidRPr="00D34636">
        <w:t>base</w:t>
      </w:r>
      <w:r w:rsidR="002F55DC" w:rsidRPr="00D34636">
        <w:t>.</w:t>
      </w:r>
      <w:r>
        <w:t xml:space="preserve"> Auparavant il passe par 2 étapes :</w:t>
      </w:r>
    </w:p>
    <w:p w14:paraId="400EDA57" w14:textId="5147E466" w:rsidR="006743E6" w:rsidRDefault="00C12456" w:rsidP="002050EF">
      <w:pPr>
        <w:pStyle w:val="Titre3"/>
        <w:jc w:val="both"/>
      </w:pPr>
      <w:bookmarkStart w:id="91" w:name="_Toc123817780"/>
      <w:bookmarkStart w:id="92" w:name="_Toc126601347"/>
      <w:r>
        <w:t>H</w:t>
      </w:r>
      <w:r w:rsidR="00C544C6">
        <w:t>achage</w:t>
      </w:r>
      <w:bookmarkEnd w:id="91"/>
      <w:bookmarkEnd w:id="92"/>
    </w:p>
    <w:p w14:paraId="3187552C" w14:textId="351B8B86" w:rsidR="00DD6D97" w:rsidRDefault="00DD6D97" w:rsidP="002050EF">
      <w:pPr>
        <w:pStyle w:val="Titre4"/>
        <w:jc w:val="both"/>
      </w:pPr>
      <w:bookmarkStart w:id="93" w:name="_Toc126601348"/>
      <w:r>
        <w:t>Principe</w:t>
      </w:r>
      <w:bookmarkEnd w:id="93"/>
    </w:p>
    <w:p w14:paraId="6594914B" w14:textId="65A8560D" w:rsidR="002F55DC" w:rsidRPr="002050EF" w:rsidRDefault="002F55DC" w:rsidP="002050EF">
      <w:pPr>
        <w:pStyle w:val="Corpsdetexte"/>
        <w:spacing w:after="0"/>
        <w:contextualSpacing/>
        <w:jc w:val="both"/>
      </w:pPr>
      <w:r w:rsidRPr="002050EF">
        <w:t>Le hachage est un moyen de crypter un message.</w:t>
      </w:r>
    </w:p>
    <w:p w14:paraId="10E78CF1" w14:textId="48EDF04E" w:rsidR="00C544C6" w:rsidRPr="002050EF" w:rsidRDefault="006E7F77" w:rsidP="002050EF">
      <w:pPr>
        <w:pStyle w:val="Corpsdetexte"/>
        <w:spacing w:after="0"/>
        <w:contextualSpacing/>
        <w:jc w:val="both"/>
      </w:pPr>
      <w:r w:rsidRPr="002050EF">
        <w:t>On trouve d</w:t>
      </w:r>
      <w:r w:rsidR="00B474A9" w:rsidRPr="002050EF">
        <w:t xml:space="preserve">es </w:t>
      </w:r>
      <w:r w:rsidR="00C544C6" w:rsidRPr="002050EF">
        <w:t>fonction</w:t>
      </w:r>
      <w:r w:rsidR="00B474A9" w:rsidRPr="002050EF">
        <w:t>s de hachage</w:t>
      </w:r>
      <w:r w:rsidR="00C544C6" w:rsidRPr="002050EF">
        <w:t xml:space="preserve"> dans </w:t>
      </w:r>
      <w:r w:rsidR="00C12456" w:rsidRPr="002050EF">
        <w:t xml:space="preserve">des librairies dédiées. Pour SOS Immo, j’ai utilisé la librairie </w:t>
      </w:r>
      <w:r w:rsidR="00C26DDA" w:rsidRPr="002050EF">
        <w:t>«</w:t>
      </w:r>
      <w:r w:rsidR="00C12456" w:rsidRPr="002050EF">
        <w:t>sha1</w:t>
      </w:r>
      <w:r w:rsidR="00C26DDA" w:rsidRPr="002050EF">
        <w:t>»</w:t>
      </w:r>
      <w:r w:rsidR="00C12456" w:rsidRPr="002050EF">
        <w:t>, en JavaScript.</w:t>
      </w:r>
    </w:p>
    <w:p w14:paraId="2F46ED53" w14:textId="38308CB1" w:rsidR="00DD6D97" w:rsidRPr="002050EF" w:rsidRDefault="00DD6D97" w:rsidP="002050EF">
      <w:pPr>
        <w:pStyle w:val="Style1"/>
        <w:rPr>
          <w:sz w:val="22"/>
          <w:szCs w:val="22"/>
        </w:rPr>
      </w:pPr>
      <w:r w:rsidRPr="002050EF">
        <w:rPr>
          <w:sz w:val="22"/>
          <w:szCs w:val="22"/>
        </w:rPr>
        <w:t>En entrée : une chaine de caractères – que ce soit une simple lettre ou un document entier.</w:t>
      </w:r>
    </w:p>
    <w:p w14:paraId="535A1C6B" w14:textId="07A2EAA6" w:rsidR="00DD6D97" w:rsidRDefault="00DD6D97" w:rsidP="002050EF">
      <w:pPr>
        <w:pStyle w:val="Style1"/>
        <w:rPr>
          <w:sz w:val="22"/>
          <w:szCs w:val="22"/>
        </w:rPr>
      </w:pPr>
      <w:r w:rsidRPr="002050EF">
        <w:rPr>
          <w:sz w:val="22"/>
          <w:szCs w:val="22"/>
        </w:rPr>
        <w:t>En sortie : un nombre hexadécimal de 32 caractères</w:t>
      </w:r>
      <w:r w:rsidR="006E7F77" w:rsidRPr="002050EF">
        <w:rPr>
          <w:sz w:val="22"/>
          <w:szCs w:val="22"/>
        </w:rPr>
        <w:t xml:space="preserve">, appelée </w:t>
      </w:r>
      <w:r w:rsidRPr="002050EF">
        <w:rPr>
          <w:sz w:val="22"/>
          <w:szCs w:val="22"/>
        </w:rPr>
        <w:t xml:space="preserve">empreinte numérique. </w:t>
      </w:r>
    </w:p>
    <w:p w14:paraId="10109CFA" w14:textId="77777777" w:rsidR="002050EF" w:rsidRPr="002050EF" w:rsidRDefault="002050EF" w:rsidP="002050EF">
      <w:pPr>
        <w:pStyle w:val="Style1"/>
        <w:numPr>
          <w:ilvl w:val="0"/>
          <w:numId w:val="0"/>
        </w:numPr>
        <w:rPr>
          <w:sz w:val="22"/>
          <w:szCs w:val="22"/>
        </w:rPr>
      </w:pPr>
    </w:p>
    <w:p w14:paraId="5F0385E8" w14:textId="103EC6B7" w:rsidR="00B474A9" w:rsidRPr="002050EF" w:rsidRDefault="00B77ECB" w:rsidP="002050EF">
      <w:pPr>
        <w:pStyle w:val="Titre4"/>
        <w:contextualSpacing/>
        <w:jc w:val="both"/>
        <w:rPr>
          <w:sz w:val="22"/>
        </w:rPr>
      </w:pPr>
      <w:bookmarkStart w:id="94" w:name="_Toc126601349"/>
      <w:r w:rsidRPr="002050EF">
        <w:rPr>
          <w:sz w:val="22"/>
        </w:rPr>
        <w:t>Avantages</w:t>
      </w:r>
      <w:bookmarkEnd w:id="94"/>
    </w:p>
    <w:p w14:paraId="0F96E129" w14:textId="41828C4C" w:rsidR="002F55DC" w:rsidRPr="002050EF" w:rsidRDefault="00DD6D97" w:rsidP="002050EF">
      <w:pPr>
        <w:pStyle w:val="Style1"/>
        <w:rPr>
          <w:sz w:val="22"/>
          <w:szCs w:val="22"/>
        </w:rPr>
      </w:pPr>
      <w:r w:rsidRPr="002050EF">
        <w:rPr>
          <w:sz w:val="22"/>
          <w:szCs w:val="22"/>
        </w:rPr>
        <w:t>L’empreinte est p</w:t>
      </w:r>
      <w:r w:rsidR="00B474A9" w:rsidRPr="002050EF">
        <w:rPr>
          <w:sz w:val="22"/>
          <w:szCs w:val="22"/>
        </w:rPr>
        <w:t>articulièrement difficile à retenir et donc adapté</w:t>
      </w:r>
      <w:r w:rsidRPr="002050EF">
        <w:rPr>
          <w:sz w:val="22"/>
          <w:szCs w:val="22"/>
        </w:rPr>
        <w:t>e</w:t>
      </w:r>
      <w:r w:rsidR="00B474A9" w:rsidRPr="002050EF">
        <w:rPr>
          <w:sz w:val="22"/>
          <w:szCs w:val="22"/>
        </w:rPr>
        <w:t xml:space="preserve"> </w:t>
      </w:r>
      <w:r w:rsidRPr="002050EF">
        <w:rPr>
          <w:sz w:val="22"/>
          <w:szCs w:val="22"/>
        </w:rPr>
        <w:t xml:space="preserve">aux </w:t>
      </w:r>
      <w:r w:rsidR="00B474A9" w:rsidRPr="002050EF">
        <w:rPr>
          <w:sz w:val="22"/>
          <w:szCs w:val="22"/>
        </w:rPr>
        <w:t>données confidentielles.</w:t>
      </w:r>
      <w:r w:rsidR="00B77ECB" w:rsidRPr="002050EF">
        <w:rPr>
          <w:sz w:val="22"/>
          <w:szCs w:val="22"/>
        </w:rPr>
        <w:t xml:space="preserve"> De plus, la taille du champ peut être facilement calibrée dans la base de données.</w:t>
      </w:r>
    </w:p>
    <w:p w14:paraId="3F1B3DBA" w14:textId="30440D7E" w:rsidR="002F55DC" w:rsidRPr="002050EF" w:rsidRDefault="00B474A9" w:rsidP="002050EF">
      <w:pPr>
        <w:pStyle w:val="Style1"/>
        <w:rPr>
          <w:sz w:val="22"/>
          <w:szCs w:val="22"/>
        </w:rPr>
      </w:pPr>
      <w:r w:rsidRPr="002050EF">
        <w:rPr>
          <w:sz w:val="22"/>
          <w:szCs w:val="22"/>
        </w:rPr>
        <w:t>Le cryptage est à sens unique.</w:t>
      </w:r>
      <w:r w:rsidR="002F55DC" w:rsidRPr="002050EF">
        <w:rPr>
          <w:sz w:val="22"/>
          <w:szCs w:val="22"/>
        </w:rPr>
        <w:t xml:space="preserve"> </w:t>
      </w:r>
      <w:r w:rsidRPr="002050EF">
        <w:rPr>
          <w:sz w:val="22"/>
          <w:szCs w:val="22"/>
        </w:rPr>
        <w:t>Il n’existe pas de fonction de dé-hachage</w:t>
      </w:r>
      <w:r w:rsidR="002F55DC" w:rsidRPr="002050EF">
        <w:rPr>
          <w:sz w:val="22"/>
          <w:szCs w:val="22"/>
        </w:rPr>
        <w:t>.</w:t>
      </w:r>
    </w:p>
    <w:p w14:paraId="570CB11D" w14:textId="673DD1E8" w:rsidR="002F55DC" w:rsidRPr="002050EF" w:rsidRDefault="00B474A9" w:rsidP="002050EF">
      <w:pPr>
        <w:pStyle w:val="Style1"/>
        <w:rPr>
          <w:sz w:val="22"/>
          <w:szCs w:val="22"/>
        </w:rPr>
      </w:pPr>
      <w:r w:rsidRPr="002050EF">
        <w:rPr>
          <w:sz w:val="22"/>
          <w:szCs w:val="22"/>
        </w:rPr>
        <w:t>Quelle que soit la librairie et quel que soit le langage utilisé</w:t>
      </w:r>
      <w:r w:rsidR="00D922E4" w:rsidRPr="002050EF">
        <w:rPr>
          <w:sz w:val="22"/>
          <w:szCs w:val="22"/>
        </w:rPr>
        <w:t xml:space="preserve"> </w:t>
      </w:r>
      <w:r w:rsidR="00B77ECB" w:rsidRPr="002050EF">
        <w:rPr>
          <w:sz w:val="22"/>
          <w:szCs w:val="22"/>
        </w:rPr>
        <w:t>l</w:t>
      </w:r>
      <w:r w:rsidR="00DD6D97" w:rsidRPr="002050EF">
        <w:rPr>
          <w:sz w:val="22"/>
          <w:szCs w:val="22"/>
        </w:rPr>
        <w:t>’</w:t>
      </w:r>
      <w:r w:rsidR="00B77ECB" w:rsidRPr="002050EF">
        <w:rPr>
          <w:sz w:val="22"/>
          <w:szCs w:val="22"/>
        </w:rPr>
        <w:t>empre</w:t>
      </w:r>
      <w:r w:rsidR="003B63C5" w:rsidRPr="002050EF">
        <w:rPr>
          <w:sz w:val="22"/>
          <w:szCs w:val="22"/>
        </w:rPr>
        <w:t>inte</w:t>
      </w:r>
      <w:r w:rsidR="00B77ECB" w:rsidRPr="002050EF">
        <w:rPr>
          <w:sz w:val="22"/>
          <w:szCs w:val="22"/>
        </w:rPr>
        <w:t xml:space="preserve"> sera toujours l</w:t>
      </w:r>
      <w:r w:rsidR="00DD6D97" w:rsidRPr="002050EF">
        <w:rPr>
          <w:sz w:val="22"/>
          <w:szCs w:val="22"/>
        </w:rPr>
        <w:t>a</w:t>
      </w:r>
      <w:r w:rsidR="00B77ECB" w:rsidRPr="002050EF">
        <w:rPr>
          <w:sz w:val="22"/>
          <w:szCs w:val="22"/>
        </w:rPr>
        <w:t xml:space="preserve"> même et </w:t>
      </w:r>
      <w:r w:rsidR="002F55DC" w:rsidRPr="002050EF">
        <w:rPr>
          <w:sz w:val="22"/>
          <w:szCs w:val="22"/>
        </w:rPr>
        <w:t>totalement spécifique</w:t>
      </w:r>
      <w:r w:rsidR="00B77ECB" w:rsidRPr="002050EF">
        <w:rPr>
          <w:sz w:val="22"/>
          <w:szCs w:val="22"/>
        </w:rPr>
        <w:t xml:space="preserve">. Deux documents (même très proche) produiront toujours les deux </w:t>
      </w:r>
      <w:r w:rsidR="003B63C5" w:rsidRPr="002050EF">
        <w:rPr>
          <w:sz w:val="22"/>
          <w:szCs w:val="22"/>
        </w:rPr>
        <w:t>empreintes</w:t>
      </w:r>
      <w:r w:rsidR="00DD6D97" w:rsidRPr="002050EF">
        <w:rPr>
          <w:sz w:val="22"/>
          <w:szCs w:val="22"/>
        </w:rPr>
        <w:t xml:space="preserve"> différentes</w:t>
      </w:r>
      <w:r w:rsidR="00B77ECB" w:rsidRPr="002050EF">
        <w:rPr>
          <w:sz w:val="22"/>
          <w:szCs w:val="22"/>
        </w:rPr>
        <w:t>.</w:t>
      </w:r>
    </w:p>
    <w:p w14:paraId="77BE1458" w14:textId="327E6379" w:rsidR="00DC4647" w:rsidRPr="00B77ECB" w:rsidRDefault="00DC4647" w:rsidP="002050EF">
      <w:pPr>
        <w:pStyle w:val="Style1"/>
      </w:pPr>
      <w:r>
        <w:t xml:space="preserve">Le mot de passe est impossible à reconstituer. En cas d’oubli de l’utilisateur, le seul moyen </w:t>
      </w:r>
      <w:r w:rsidR="006E7F77">
        <w:t xml:space="preserve">d’entrer dans l’application </w:t>
      </w:r>
      <w:r>
        <w:t xml:space="preserve">est d’en générer un nouveau. </w:t>
      </w:r>
    </w:p>
    <w:p w14:paraId="3AAA7ACD" w14:textId="42154315" w:rsidR="00B474A9" w:rsidRDefault="00B474A9" w:rsidP="002050EF">
      <w:pPr>
        <w:pStyle w:val="Titre4"/>
        <w:jc w:val="both"/>
      </w:pPr>
      <w:bookmarkStart w:id="95" w:name="_Toc126601350"/>
      <w:r w:rsidRPr="00B474A9">
        <w:lastRenderedPageBreak/>
        <w:t>Limites</w:t>
      </w:r>
      <w:bookmarkEnd w:id="95"/>
    </w:p>
    <w:p w14:paraId="41EE4D14" w14:textId="450BDF0B" w:rsidR="003B63C5" w:rsidRPr="002050EF" w:rsidRDefault="003B63C5" w:rsidP="00F364D5">
      <w:pPr>
        <w:pStyle w:val="Style1"/>
        <w:rPr>
          <w:sz w:val="22"/>
          <w:szCs w:val="22"/>
        </w:rPr>
      </w:pPr>
      <w:r w:rsidRPr="002050EF">
        <w:rPr>
          <w:sz w:val="22"/>
          <w:szCs w:val="22"/>
        </w:rPr>
        <w:t>Les humains sont assez prévisibles</w:t>
      </w:r>
      <w:r w:rsidR="00232322" w:rsidRPr="002050EF">
        <w:rPr>
          <w:sz w:val="22"/>
          <w:szCs w:val="22"/>
        </w:rPr>
        <w:t> :</w:t>
      </w:r>
      <w:r w:rsidR="002050EF" w:rsidRPr="002050EF">
        <w:rPr>
          <w:sz w:val="22"/>
          <w:szCs w:val="22"/>
        </w:rPr>
        <w:t xml:space="preserve"> à partir de données personnels (date de naissance, nom des enfants ou du conjoint, etc.), </w:t>
      </w:r>
      <w:r w:rsidR="00232322" w:rsidRPr="002050EF">
        <w:rPr>
          <w:sz w:val="22"/>
          <w:szCs w:val="22"/>
        </w:rPr>
        <w:t xml:space="preserve">un programme de craquage peut être utilisé pour </w:t>
      </w:r>
      <w:r w:rsidR="00DD6D97" w:rsidRPr="002050EF">
        <w:rPr>
          <w:sz w:val="22"/>
          <w:szCs w:val="22"/>
        </w:rPr>
        <w:t>retrouver les empreintes</w:t>
      </w:r>
      <w:r w:rsidR="00232322" w:rsidRPr="002050EF">
        <w:rPr>
          <w:sz w:val="22"/>
          <w:szCs w:val="22"/>
        </w:rPr>
        <w:t>. De plus, des dictionnaires entiers de mots de passe vs empreintes sont disponibles plus ou moins facilement.</w:t>
      </w:r>
    </w:p>
    <w:p w14:paraId="4FEF1D34" w14:textId="0D124406" w:rsidR="00232322" w:rsidRPr="002050EF" w:rsidRDefault="00232322" w:rsidP="002050EF">
      <w:pPr>
        <w:pStyle w:val="Style1"/>
        <w:rPr>
          <w:sz w:val="22"/>
          <w:szCs w:val="22"/>
        </w:rPr>
      </w:pPr>
      <w:r w:rsidRPr="002050EF">
        <w:rPr>
          <w:sz w:val="22"/>
          <w:szCs w:val="22"/>
        </w:rPr>
        <w:t xml:space="preserve">Pour contrer ce défaut, des caractéristiques minimums pour les mots de passe sont exigées. Malgré tout, nous avons souvent tendance à utiliser les mêmes types de séquence (1 majuscule suivie de </w:t>
      </w:r>
      <w:r w:rsidR="00834C42" w:rsidRPr="002050EF">
        <w:rPr>
          <w:sz w:val="22"/>
          <w:szCs w:val="22"/>
        </w:rPr>
        <w:t>minuscules</w:t>
      </w:r>
      <w:r w:rsidRPr="002050EF">
        <w:rPr>
          <w:sz w:val="22"/>
          <w:szCs w:val="22"/>
        </w:rPr>
        <w:t xml:space="preserve">, le tout formant un mot, en terminant par les chiffres). </w:t>
      </w:r>
      <w:r w:rsidR="00754813" w:rsidRPr="002050EF">
        <w:rPr>
          <w:sz w:val="22"/>
          <w:szCs w:val="22"/>
        </w:rPr>
        <w:t>Le hachage ralentira tout de même considérablement u</w:t>
      </w:r>
      <w:r w:rsidRPr="002050EF">
        <w:rPr>
          <w:sz w:val="22"/>
          <w:szCs w:val="22"/>
        </w:rPr>
        <w:t>n programme de craquage.</w:t>
      </w:r>
    </w:p>
    <w:p w14:paraId="2E220791" w14:textId="77777777" w:rsidR="00232322" w:rsidRPr="00232322" w:rsidRDefault="00232322" w:rsidP="002050EF">
      <w:pPr>
        <w:spacing w:after="0"/>
        <w:jc w:val="both"/>
        <w:rPr>
          <w:sz w:val="24"/>
          <w:szCs w:val="24"/>
        </w:rPr>
      </w:pPr>
    </w:p>
    <w:p w14:paraId="1502D14C" w14:textId="3EF0BBB5" w:rsidR="002F55DC" w:rsidRPr="00D34636" w:rsidRDefault="00B474A9" w:rsidP="002050EF">
      <w:pPr>
        <w:pStyle w:val="Titre3"/>
        <w:jc w:val="both"/>
      </w:pPr>
      <w:bookmarkStart w:id="96" w:name="_Toc123817781"/>
      <w:bookmarkStart w:id="97" w:name="_Toc126601351"/>
      <w:r>
        <w:t>S</w:t>
      </w:r>
      <w:r w:rsidR="002F55DC" w:rsidRPr="00D34636">
        <w:t>alage</w:t>
      </w:r>
      <w:bookmarkEnd w:id="96"/>
      <w:bookmarkEnd w:id="97"/>
    </w:p>
    <w:p w14:paraId="43FF51F5" w14:textId="5CDD6D24" w:rsidR="0062791C" w:rsidRPr="00D34636" w:rsidRDefault="002F55DC" w:rsidP="002050EF">
      <w:pPr>
        <w:pStyle w:val="Corpsdetexte"/>
        <w:spacing w:after="0"/>
        <w:contextualSpacing/>
        <w:jc w:val="both"/>
      </w:pPr>
      <w:r w:rsidRPr="00D34636">
        <w:t xml:space="preserve">Pour </w:t>
      </w:r>
      <w:r w:rsidR="00F037A5">
        <w:t xml:space="preserve">ralentir </w:t>
      </w:r>
      <w:r w:rsidR="00754813">
        <w:t xml:space="preserve">encore </w:t>
      </w:r>
      <w:r w:rsidR="00F037A5">
        <w:t>le travail des hackers</w:t>
      </w:r>
      <w:r w:rsidRPr="00D34636">
        <w:t xml:space="preserve">, on </w:t>
      </w:r>
      <w:r w:rsidR="0062791C" w:rsidRPr="00D34636">
        <w:t>procède</w:t>
      </w:r>
      <w:r w:rsidR="00DC4647">
        <w:t xml:space="preserve"> également </w:t>
      </w:r>
      <w:r w:rsidRPr="00D34636">
        <w:t xml:space="preserve">au salage du </w:t>
      </w:r>
      <w:r w:rsidR="00F037A5">
        <w:t>mot de passe.</w:t>
      </w:r>
      <w:r w:rsidR="006417DC">
        <w:t xml:space="preserve"> </w:t>
      </w:r>
      <w:r w:rsidR="0062791C" w:rsidRPr="00D34636">
        <w:t>C’est un procédé purement mécanique : on ajoute à la chaine à crypter une autre chaine (de préférence unique) avant le ha</w:t>
      </w:r>
      <w:r w:rsidR="00DD6D97">
        <w:t>c</w:t>
      </w:r>
      <w:r w:rsidR="0062791C" w:rsidRPr="00D34636">
        <w:t>hage.</w:t>
      </w:r>
    </w:p>
    <w:p w14:paraId="0072E2CB" w14:textId="5E233391" w:rsidR="0062791C" w:rsidRPr="00D34636" w:rsidRDefault="0062791C" w:rsidP="002050EF">
      <w:pPr>
        <w:pStyle w:val="Corpsdetexte"/>
        <w:spacing w:after="0"/>
        <w:contextualSpacing/>
        <w:jc w:val="both"/>
      </w:pPr>
      <w:r w:rsidRPr="00D34636">
        <w:t>J’ai</w:t>
      </w:r>
      <w:r w:rsidR="002F55DC" w:rsidRPr="00D34636">
        <w:t xml:space="preserve"> </w:t>
      </w:r>
      <w:r w:rsidR="00DD6D97">
        <w:t xml:space="preserve">choisi de </w:t>
      </w:r>
      <w:r w:rsidR="005A7412" w:rsidRPr="00D34636">
        <w:t>concat</w:t>
      </w:r>
      <w:r w:rsidRPr="00D34636">
        <w:t>é</w:t>
      </w:r>
      <w:r w:rsidR="005A7412" w:rsidRPr="00D34636">
        <w:t>n</w:t>
      </w:r>
      <w:r w:rsidR="00DD6D97">
        <w:t>er</w:t>
      </w:r>
      <w:r w:rsidR="005A7412" w:rsidRPr="00D34636">
        <w:t xml:space="preserve"> </w:t>
      </w:r>
      <w:r w:rsidR="002F55DC" w:rsidRPr="00D34636">
        <w:t>l’identifiant</w:t>
      </w:r>
      <w:r w:rsidR="00DE28AD" w:rsidRPr="00D34636">
        <w:t xml:space="preserve"> </w:t>
      </w:r>
      <w:r w:rsidR="00DD6D97">
        <w:t xml:space="preserve">unique </w:t>
      </w:r>
      <w:r w:rsidR="00DE28AD" w:rsidRPr="00D34636">
        <w:t xml:space="preserve">avec le </w:t>
      </w:r>
      <w:r w:rsidR="00DD6D97">
        <w:t xml:space="preserve">mot de passe avant de </w:t>
      </w:r>
      <w:r w:rsidR="00DE28AD" w:rsidRPr="00D34636">
        <w:t>h</w:t>
      </w:r>
      <w:r w:rsidR="006C1F47" w:rsidRPr="00D34636">
        <w:t>a</w:t>
      </w:r>
      <w:r w:rsidR="00DE28AD" w:rsidRPr="00D34636">
        <w:t>c</w:t>
      </w:r>
      <w:r w:rsidR="006C1F47" w:rsidRPr="00D34636">
        <w:t>h</w:t>
      </w:r>
      <w:r w:rsidR="00DD6D97">
        <w:t>er</w:t>
      </w:r>
      <w:r w:rsidR="006C1F47" w:rsidRPr="00D34636">
        <w:t xml:space="preserve"> le tout.</w:t>
      </w:r>
    </w:p>
    <w:p w14:paraId="5CC45FB5" w14:textId="346969C6" w:rsidR="0034497D" w:rsidRPr="002050EF" w:rsidRDefault="00C81E9F" w:rsidP="002050EF">
      <w:pPr>
        <w:pStyle w:val="Style1"/>
        <w:rPr>
          <w:sz w:val="22"/>
          <w:szCs w:val="22"/>
        </w:rPr>
      </w:pPr>
      <w:r w:rsidRPr="002050EF">
        <w:rPr>
          <w:sz w:val="22"/>
          <w:szCs w:val="22"/>
        </w:rPr>
        <w:t>Un programme de craquage devra connaître l’identifiant de l’utilisateur pour pouvoir travailler.</w:t>
      </w:r>
    </w:p>
    <w:p w14:paraId="4B0BB256" w14:textId="59E35C18" w:rsidR="00C81E9F" w:rsidRPr="002050EF" w:rsidRDefault="00DC4647" w:rsidP="002050EF">
      <w:pPr>
        <w:pStyle w:val="Style1"/>
        <w:rPr>
          <w:sz w:val="22"/>
          <w:szCs w:val="22"/>
        </w:rPr>
      </w:pPr>
      <w:r w:rsidRPr="002050EF">
        <w:rPr>
          <w:sz w:val="22"/>
          <w:szCs w:val="22"/>
        </w:rPr>
        <w:t>Plusieurs</w:t>
      </w:r>
      <w:r w:rsidR="00C81E9F" w:rsidRPr="002050EF">
        <w:rPr>
          <w:sz w:val="22"/>
          <w:szCs w:val="22"/>
        </w:rPr>
        <w:t xml:space="preserve"> utilisateurs peuvent utiliser </w:t>
      </w:r>
      <w:r w:rsidRPr="002050EF">
        <w:rPr>
          <w:sz w:val="22"/>
          <w:szCs w:val="22"/>
        </w:rPr>
        <w:t>un</w:t>
      </w:r>
      <w:r w:rsidR="00C81E9F" w:rsidRPr="002050EF">
        <w:rPr>
          <w:sz w:val="22"/>
          <w:szCs w:val="22"/>
        </w:rPr>
        <w:t xml:space="preserve"> même mot passe, les empreintes sauvegardées dans la base seront forcément différent</w:t>
      </w:r>
      <w:r w:rsidRPr="002050EF">
        <w:rPr>
          <w:sz w:val="22"/>
          <w:szCs w:val="22"/>
        </w:rPr>
        <w:t>es</w:t>
      </w:r>
      <w:r w:rsidR="00C81E9F" w:rsidRPr="002050EF">
        <w:rPr>
          <w:sz w:val="22"/>
          <w:szCs w:val="22"/>
        </w:rPr>
        <w:t>.</w:t>
      </w:r>
    </w:p>
    <w:p w14:paraId="105C15CE" w14:textId="47792C2E" w:rsidR="00DD6D97" w:rsidRDefault="00DD6D97" w:rsidP="002050EF">
      <w:pPr>
        <w:spacing w:after="0"/>
        <w:contextualSpacing/>
        <w:jc w:val="both"/>
        <w:rPr>
          <w:sz w:val="24"/>
          <w:szCs w:val="24"/>
        </w:rPr>
      </w:pPr>
    </w:p>
    <w:p w14:paraId="0EA0B190" w14:textId="1230BC68" w:rsidR="001F3B94" w:rsidRDefault="001F3B94" w:rsidP="002050EF">
      <w:pPr>
        <w:pStyle w:val="lgende"/>
      </w:pPr>
      <w:r>
        <w:t xml:space="preserve">Exemples : chaînes à crypter et empreintes numérique calculées par la fonction </w:t>
      </w:r>
      <w:r w:rsidR="00C26DDA">
        <w:t>«</w:t>
      </w:r>
      <w:r>
        <w:t>sha1</w:t>
      </w:r>
      <w:r w:rsidR="00C26DDA">
        <w:t>»</w:t>
      </w:r>
    </w:p>
    <w:p w14:paraId="304265E8" w14:textId="3C10F873" w:rsidR="001F3B94" w:rsidRDefault="001F3B94" w:rsidP="002050EF">
      <w:pPr>
        <w:spacing w:after="0"/>
        <w:contextualSpacing/>
        <w:jc w:val="both"/>
        <w:rPr>
          <w:sz w:val="24"/>
          <w:szCs w:val="24"/>
        </w:rPr>
      </w:pPr>
      <w:r w:rsidRPr="001F3B94">
        <w:rPr>
          <w:noProof/>
        </w:rPr>
        <w:drawing>
          <wp:inline distT="0" distB="0" distL="0" distR="0" wp14:anchorId="33D6A140" wp14:editId="044E2D9D">
            <wp:extent cx="4433578" cy="1095271"/>
            <wp:effectExtent l="0" t="0" r="508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83165" cy="1107521"/>
                    </a:xfrm>
                    <a:prstGeom prst="rect">
                      <a:avLst/>
                    </a:prstGeom>
                    <a:noFill/>
                    <a:ln>
                      <a:noFill/>
                    </a:ln>
                  </pic:spPr>
                </pic:pic>
              </a:graphicData>
            </a:graphic>
          </wp:inline>
        </w:drawing>
      </w:r>
    </w:p>
    <w:p w14:paraId="1FA8E8FA" w14:textId="77777777" w:rsidR="001F3B94" w:rsidRDefault="001F3B94" w:rsidP="002050EF">
      <w:pPr>
        <w:spacing w:after="0"/>
        <w:contextualSpacing/>
        <w:jc w:val="both"/>
        <w:rPr>
          <w:sz w:val="24"/>
          <w:szCs w:val="24"/>
        </w:rPr>
      </w:pPr>
    </w:p>
    <w:p w14:paraId="21AC4107" w14:textId="6423C445" w:rsidR="00FA69DB" w:rsidRDefault="00FA69DB" w:rsidP="002050EF">
      <w:pPr>
        <w:spacing w:after="0"/>
        <w:contextualSpacing/>
        <w:jc w:val="both"/>
        <w:rPr>
          <w:sz w:val="24"/>
          <w:szCs w:val="24"/>
        </w:rPr>
      </w:pPr>
    </w:p>
    <w:p w14:paraId="6A6E8DC7" w14:textId="02BA2E41" w:rsidR="001F3B94" w:rsidRDefault="001F3B94" w:rsidP="002050EF">
      <w:pPr>
        <w:jc w:val="both"/>
        <w:rPr>
          <w:sz w:val="24"/>
          <w:szCs w:val="24"/>
        </w:rPr>
      </w:pPr>
      <w:r>
        <w:rPr>
          <w:sz w:val="24"/>
          <w:szCs w:val="24"/>
        </w:rPr>
        <w:br w:type="page"/>
      </w:r>
    </w:p>
    <w:p w14:paraId="6F1604DD" w14:textId="001019F5" w:rsidR="00DD6D97" w:rsidRPr="00D34636" w:rsidRDefault="007245FC" w:rsidP="002050EF">
      <w:pPr>
        <w:pStyle w:val="Titre2"/>
        <w:jc w:val="both"/>
      </w:pPr>
      <w:bookmarkStart w:id="98" w:name="_Identifiants_UUID"/>
      <w:bookmarkStart w:id="99" w:name="_Toc123817782"/>
      <w:bookmarkStart w:id="100" w:name="_Toc126601352"/>
      <w:bookmarkEnd w:id="98"/>
      <w:r>
        <w:lastRenderedPageBreak/>
        <w:t>Identifiants UUID</w:t>
      </w:r>
      <w:bookmarkEnd w:id="99"/>
      <w:bookmarkEnd w:id="100"/>
    </w:p>
    <w:p w14:paraId="266909F4" w14:textId="5BDDF73D" w:rsidR="007245FC" w:rsidRDefault="007245FC" w:rsidP="002050EF">
      <w:pPr>
        <w:pStyle w:val="Corpsdetexte"/>
        <w:jc w:val="both"/>
      </w:pPr>
      <w:r>
        <w:t xml:space="preserve">Il n’y a pas de données vraiment confidentielles dans la base, comme </w:t>
      </w:r>
      <w:r w:rsidR="00076E3F">
        <w:t>l</w:t>
      </w:r>
      <w:r>
        <w:t xml:space="preserve">es </w:t>
      </w:r>
      <w:r w:rsidR="00076E3F">
        <w:t>coordonnées des prestataires</w:t>
      </w:r>
      <w:r>
        <w:t xml:space="preserve"> par exemple.</w:t>
      </w:r>
      <w:r w:rsidR="00E421D8">
        <w:t xml:space="preserve"> C’est pourquoi</w:t>
      </w:r>
      <w:r w:rsidR="00E421D8" w:rsidRPr="00580DB4">
        <w:t xml:space="preserve"> pour la plupart </w:t>
      </w:r>
      <w:r w:rsidR="00E421D8">
        <w:t xml:space="preserve">des tables ont comme clé primaire </w:t>
      </w:r>
      <w:r w:rsidR="00E421D8" w:rsidRPr="00580DB4">
        <w:t>un entier auto-incrémen</w:t>
      </w:r>
      <w:r w:rsidR="00E421D8">
        <w:t>t</w:t>
      </w:r>
      <w:r w:rsidR="00A45212">
        <w:t>é</w:t>
      </w:r>
      <w:r w:rsidR="00834C42">
        <w:t>, très simple à mettre en place</w:t>
      </w:r>
      <w:r w:rsidR="00E421D8">
        <w:t>.</w:t>
      </w:r>
    </w:p>
    <w:p w14:paraId="2F7864A4" w14:textId="5557C712" w:rsidR="001F3B94" w:rsidRPr="007245FC" w:rsidRDefault="001F3B94" w:rsidP="002050EF">
      <w:pPr>
        <w:pStyle w:val="lgende"/>
      </w:pPr>
      <w:r>
        <w:t>Extrait de la base de données</w:t>
      </w:r>
    </w:p>
    <w:p w14:paraId="490738C1" w14:textId="538E9D55" w:rsidR="001F3B94" w:rsidRDefault="001F3B94" w:rsidP="002050EF">
      <w:pPr>
        <w:spacing w:after="0"/>
        <w:contextualSpacing/>
        <w:jc w:val="both"/>
        <w:rPr>
          <w:sz w:val="24"/>
          <w:szCs w:val="24"/>
        </w:rPr>
      </w:pPr>
      <w:r>
        <w:rPr>
          <w:noProof/>
        </w:rPr>
        <w:drawing>
          <wp:anchor distT="0" distB="0" distL="114300" distR="114300" simplePos="0" relativeHeight="251680768" behindDoc="1" locked="0" layoutInCell="1" allowOverlap="1" wp14:anchorId="56531C9C" wp14:editId="0C0D73E2">
            <wp:simplePos x="0" y="0"/>
            <wp:positionH relativeFrom="column">
              <wp:posOffset>73522</wp:posOffset>
            </wp:positionH>
            <wp:positionV relativeFrom="paragraph">
              <wp:posOffset>31225</wp:posOffset>
            </wp:positionV>
            <wp:extent cx="2289810" cy="2505710"/>
            <wp:effectExtent l="0" t="0" r="0" b="8890"/>
            <wp:wrapTight wrapText="bothSides">
              <wp:wrapPolygon edited="0">
                <wp:start x="0" y="0"/>
                <wp:lineTo x="0" y="21512"/>
                <wp:lineTo x="21384" y="21512"/>
                <wp:lineTo x="21384" y="0"/>
                <wp:lineTo x="0" y="0"/>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89810" cy="2505710"/>
                    </a:xfrm>
                    <a:prstGeom prst="rect">
                      <a:avLst/>
                    </a:prstGeom>
                  </pic:spPr>
                </pic:pic>
              </a:graphicData>
            </a:graphic>
            <wp14:sizeRelH relativeFrom="margin">
              <wp14:pctWidth>0</wp14:pctWidth>
            </wp14:sizeRelH>
            <wp14:sizeRelV relativeFrom="margin">
              <wp14:pctHeight>0</wp14:pctHeight>
            </wp14:sizeRelV>
          </wp:anchor>
        </w:drawing>
      </w:r>
    </w:p>
    <w:p w14:paraId="5752C9F8" w14:textId="7B81E726" w:rsidR="001F3B94" w:rsidRDefault="001F3B94" w:rsidP="002050EF">
      <w:pPr>
        <w:spacing w:after="0"/>
        <w:contextualSpacing/>
        <w:jc w:val="both"/>
        <w:rPr>
          <w:sz w:val="24"/>
          <w:szCs w:val="24"/>
        </w:rPr>
      </w:pPr>
    </w:p>
    <w:p w14:paraId="418DA2D0" w14:textId="71ABED7C" w:rsidR="002050EF" w:rsidRDefault="002050EF" w:rsidP="002050EF">
      <w:pPr>
        <w:spacing w:after="0"/>
        <w:contextualSpacing/>
        <w:jc w:val="both"/>
        <w:rPr>
          <w:sz w:val="24"/>
          <w:szCs w:val="24"/>
        </w:rPr>
      </w:pPr>
    </w:p>
    <w:p w14:paraId="6BC2ABC6" w14:textId="77777777" w:rsidR="002050EF" w:rsidRDefault="002050EF" w:rsidP="002050EF">
      <w:pPr>
        <w:spacing w:after="0"/>
        <w:contextualSpacing/>
        <w:jc w:val="both"/>
        <w:rPr>
          <w:sz w:val="24"/>
          <w:szCs w:val="24"/>
        </w:rPr>
      </w:pPr>
    </w:p>
    <w:p w14:paraId="3B31ECE8" w14:textId="0BD0A906" w:rsidR="001F3B94" w:rsidRDefault="007245FC" w:rsidP="002050EF">
      <w:pPr>
        <w:pStyle w:val="Corpsdetexte"/>
        <w:jc w:val="both"/>
      </w:pPr>
      <w:r>
        <w:t xml:space="preserve">Les quelques données un peu sensibles se trouvent </w:t>
      </w:r>
      <w:r w:rsidR="00834C42">
        <w:t>d</w:t>
      </w:r>
      <w:r>
        <w:t>a</w:t>
      </w:r>
      <w:r w:rsidR="00834C42">
        <w:t>n</w:t>
      </w:r>
      <w:r>
        <w:t>s les tables Utilisateurs (</w:t>
      </w:r>
      <w:r w:rsidR="00076E3F">
        <w:t>noms, coordonnées professionnelles,</w:t>
      </w:r>
      <w:r>
        <w:t xml:space="preserve"> mot</w:t>
      </w:r>
      <w:r w:rsidR="00C64A0B">
        <w:t>s</w:t>
      </w:r>
      <w:r>
        <w:t xml:space="preserve"> de passes) et Habilitions (profil).</w:t>
      </w:r>
    </w:p>
    <w:p w14:paraId="7B92C4F2" w14:textId="68FF36AA" w:rsidR="00E421D8" w:rsidRDefault="001F3B94" w:rsidP="002050EF">
      <w:pPr>
        <w:pStyle w:val="Corpsdetexte"/>
        <w:jc w:val="both"/>
      </w:pPr>
      <w:r>
        <w:t>Pour ces tables, j</w:t>
      </w:r>
      <w:r w:rsidR="00E421D8">
        <w:t>’ai choisi un</w:t>
      </w:r>
      <w:r w:rsidR="007245FC" w:rsidRPr="00580DB4">
        <w:t xml:space="preserve"> UUID</w:t>
      </w:r>
      <w:r w:rsidR="00E421D8">
        <w:rPr>
          <w:rStyle w:val="Appelnotedebasdep"/>
          <w:sz w:val="24"/>
          <w:szCs w:val="24"/>
        </w:rPr>
        <w:footnoteReference w:id="22"/>
      </w:r>
      <w:r w:rsidR="00E421D8">
        <w:t xml:space="preserve"> comme clé primaire</w:t>
      </w:r>
      <w:r w:rsidR="007245FC" w:rsidRPr="00580DB4">
        <w:t>.</w:t>
      </w:r>
    </w:p>
    <w:p w14:paraId="7860DAA6" w14:textId="2644C357" w:rsidR="001F3B94" w:rsidRDefault="001F3B94" w:rsidP="002050EF">
      <w:pPr>
        <w:spacing w:after="0"/>
        <w:contextualSpacing/>
        <w:jc w:val="both"/>
        <w:rPr>
          <w:sz w:val="24"/>
          <w:szCs w:val="24"/>
        </w:rPr>
      </w:pPr>
    </w:p>
    <w:p w14:paraId="3706B68D" w14:textId="1795FFD0" w:rsidR="002050EF" w:rsidRDefault="002050EF" w:rsidP="002050EF">
      <w:pPr>
        <w:spacing w:after="0"/>
        <w:contextualSpacing/>
        <w:jc w:val="both"/>
        <w:rPr>
          <w:sz w:val="24"/>
          <w:szCs w:val="24"/>
        </w:rPr>
      </w:pPr>
    </w:p>
    <w:p w14:paraId="70839811" w14:textId="036DA549" w:rsidR="002050EF" w:rsidRDefault="002050EF" w:rsidP="002050EF">
      <w:pPr>
        <w:spacing w:after="0"/>
        <w:contextualSpacing/>
        <w:jc w:val="both"/>
        <w:rPr>
          <w:sz w:val="24"/>
          <w:szCs w:val="24"/>
        </w:rPr>
      </w:pPr>
    </w:p>
    <w:p w14:paraId="206AA495" w14:textId="3638B169" w:rsidR="002050EF" w:rsidRDefault="002050EF" w:rsidP="002050EF">
      <w:pPr>
        <w:spacing w:after="0"/>
        <w:contextualSpacing/>
        <w:jc w:val="both"/>
        <w:rPr>
          <w:sz w:val="24"/>
          <w:szCs w:val="24"/>
        </w:rPr>
      </w:pPr>
    </w:p>
    <w:p w14:paraId="37FAD559" w14:textId="77777777" w:rsidR="002050EF" w:rsidRDefault="002050EF" w:rsidP="002050EF">
      <w:pPr>
        <w:spacing w:after="0"/>
        <w:contextualSpacing/>
        <w:jc w:val="both"/>
        <w:rPr>
          <w:sz w:val="24"/>
          <w:szCs w:val="24"/>
        </w:rPr>
      </w:pPr>
    </w:p>
    <w:p w14:paraId="28452E9B" w14:textId="0117C70D" w:rsidR="007F6D54" w:rsidRDefault="007F6D54" w:rsidP="002050EF">
      <w:pPr>
        <w:pStyle w:val="Corpsdetexte"/>
        <w:jc w:val="both"/>
      </w:pPr>
      <w:r>
        <w:t>Tout c</w:t>
      </w:r>
      <w:r w:rsidR="00E421D8">
        <w:t xml:space="preserve">omme l’empreinte de hachage, l’UUID </w:t>
      </w:r>
      <w:r>
        <w:t>est</w:t>
      </w:r>
      <w:r w:rsidR="00E421D8">
        <w:t xml:space="preserve"> un nombre hexadécimal de 32 caractères.</w:t>
      </w:r>
      <w:r w:rsidR="006417DC">
        <w:t xml:space="preserve"> </w:t>
      </w:r>
      <w:r w:rsidR="00E421D8">
        <w:t xml:space="preserve">A la différence de l’empreinte, il n’est pas calculé d’après une chaîne mais généré aléatoirement par une fonction ad oc. Ici j’ai </w:t>
      </w:r>
      <w:r w:rsidR="00A45212">
        <w:t>utilisé</w:t>
      </w:r>
      <w:r w:rsidR="00E421D8">
        <w:t xml:space="preserve"> la librairie </w:t>
      </w:r>
      <w:r w:rsidR="00C26DDA">
        <w:t>«</w:t>
      </w:r>
      <w:r w:rsidR="00E421D8">
        <w:t>uuidv4</w:t>
      </w:r>
      <w:r w:rsidR="00C26DDA">
        <w:t>»</w:t>
      </w:r>
      <w:r w:rsidR="00E421D8">
        <w:t>, en JavaScript.</w:t>
      </w:r>
      <w:r w:rsidR="006417DC">
        <w:t xml:space="preserve"> </w:t>
      </w:r>
      <w:r>
        <w:t>La complexité de l’UUID lui garantit, quasiment, d’être unique.</w:t>
      </w:r>
    </w:p>
    <w:p w14:paraId="0A8C8120" w14:textId="4B679105" w:rsidR="00FA69DB" w:rsidRDefault="00FA69DB" w:rsidP="002050EF">
      <w:pPr>
        <w:pStyle w:val="Corpsdetexte"/>
        <w:jc w:val="both"/>
      </w:pPr>
      <w:r>
        <w:t xml:space="preserve">L’intérêt </w:t>
      </w:r>
      <w:r w:rsidR="008D4A37">
        <w:t xml:space="preserve">d’utiliser </w:t>
      </w:r>
      <w:r>
        <w:t>un UUID comme clé primaire est encore une fois de ralentir les hackers.</w:t>
      </w:r>
      <w:r w:rsidR="006417DC">
        <w:t xml:space="preserve"> </w:t>
      </w:r>
      <w:r>
        <w:t xml:space="preserve">Si un hacker découvre l’url nécessitant un identifiant utilisateur, il aura </w:t>
      </w:r>
      <w:r w:rsidR="008D4A37">
        <w:t>moins de chance</w:t>
      </w:r>
      <w:r>
        <w:t xml:space="preserve"> d’arriver à ses fins avec </w:t>
      </w:r>
      <w:r w:rsidR="00C26DDA">
        <w:t>«</w:t>
      </w:r>
      <w:r w:rsidR="008D4A37" w:rsidRPr="00FA69DB">
        <w:t>06bad5fe-8173-47df-8831-77bccf20f3f9</w:t>
      </w:r>
      <w:r w:rsidR="00C26DDA">
        <w:t>»</w:t>
      </w:r>
      <w:r w:rsidR="008D4A37">
        <w:t xml:space="preserve"> ou </w:t>
      </w:r>
      <w:r w:rsidR="00C26DDA">
        <w:t>«</w:t>
      </w:r>
      <w:r w:rsidR="008D4A37" w:rsidRPr="00FA69DB">
        <w:t>94de4d95-e933-46aa-b94a-99366</w:t>
      </w:r>
      <w:r w:rsidR="008D4A37" w:rsidRPr="00C26DDA">
        <w:rPr>
          <w:vertAlign w:val="superscript"/>
        </w:rPr>
        <w:t>e</w:t>
      </w:r>
      <w:r w:rsidR="008D4A37" w:rsidRPr="00FA69DB">
        <w:t>47b1a2</w:t>
      </w:r>
      <w:r w:rsidR="00C26DDA">
        <w:t>»</w:t>
      </w:r>
      <w:r w:rsidR="008D4A37">
        <w:t xml:space="preserve"> </w:t>
      </w:r>
      <w:r>
        <w:t>qu’avec</w:t>
      </w:r>
      <w:r w:rsidR="008D4A37">
        <w:t xml:space="preserve"> </w:t>
      </w:r>
      <w:r w:rsidR="00C26DDA">
        <w:t>«</w:t>
      </w:r>
      <w:r w:rsidR="008D4A37">
        <w:t>1</w:t>
      </w:r>
      <w:r w:rsidR="00C26DDA">
        <w:t>»</w:t>
      </w:r>
      <w:r w:rsidR="008D4A37">
        <w:t xml:space="preserve">, </w:t>
      </w:r>
      <w:r w:rsidR="00C26DDA">
        <w:t>«</w:t>
      </w:r>
      <w:r w:rsidR="008D4A37">
        <w:t>2</w:t>
      </w:r>
      <w:r w:rsidR="00C26DDA">
        <w:t>»</w:t>
      </w:r>
      <w:r w:rsidR="008D4A37">
        <w:t xml:space="preserve">, </w:t>
      </w:r>
      <w:r w:rsidR="00C26DDA">
        <w:t>«</w:t>
      </w:r>
      <w:r w:rsidR="008D4A37">
        <w:t>789</w:t>
      </w:r>
      <w:r w:rsidR="00C26DDA">
        <w:t>»</w:t>
      </w:r>
      <w:r w:rsidR="008D4A37">
        <w:t xml:space="preserve"> ou </w:t>
      </w:r>
      <w:r w:rsidR="00C26DDA">
        <w:t>«</w:t>
      </w:r>
      <w:r w:rsidR="008D4A37">
        <w:t>42</w:t>
      </w:r>
      <w:r w:rsidR="00C26DDA">
        <w:t>»</w:t>
      </w:r>
      <w:r>
        <w:t>.</w:t>
      </w:r>
    </w:p>
    <w:p w14:paraId="1D269B9E" w14:textId="10F733EF" w:rsidR="00ED22DF" w:rsidRPr="00ED22DF" w:rsidRDefault="00ED22DF" w:rsidP="002050EF">
      <w:pPr>
        <w:pStyle w:val="lgende"/>
      </w:pPr>
      <w:r>
        <w:t xml:space="preserve">Extrait </w:t>
      </w:r>
      <w:r w:rsidR="003C5B77">
        <w:t>MySQL </w:t>
      </w:r>
      <w:r>
        <w:t>: habilitations et Utilisateurs</w:t>
      </w:r>
    </w:p>
    <w:p w14:paraId="5F2DE9E9" w14:textId="6D4ED9B9" w:rsidR="00E421D8" w:rsidRDefault="00A45212" w:rsidP="002050EF">
      <w:pPr>
        <w:spacing w:after="0"/>
        <w:contextualSpacing/>
        <w:jc w:val="both"/>
        <w:rPr>
          <w:sz w:val="24"/>
          <w:szCs w:val="24"/>
        </w:rPr>
      </w:pPr>
      <w:r>
        <w:rPr>
          <w:noProof/>
        </w:rPr>
        <w:drawing>
          <wp:inline distT="0" distB="0" distL="0" distR="0" wp14:anchorId="5082FA8A" wp14:editId="3562E68F">
            <wp:extent cx="6645910" cy="787400"/>
            <wp:effectExtent l="0" t="0" r="2540" b="0"/>
            <wp:docPr id="216" name="Image 216" descr="Une image contenant texte,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descr="Une image contenant texte, table&#10;&#10;Description générée automatiquement"/>
                    <pic:cNvPicPr/>
                  </pic:nvPicPr>
                  <pic:blipFill>
                    <a:blip r:embed="rId65"/>
                    <a:stretch>
                      <a:fillRect/>
                    </a:stretch>
                  </pic:blipFill>
                  <pic:spPr>
                    <a:xfrm>
                      <a:off x="0" y="0"/>
                      <a:ext cx="6645910" cy="787400"/>
                    </a:xfrm>
                    <a:prstGeom prst="rect">
                      <a:avLst/>
                    </a:prstGeom>
                  </pic:spPr>
                </pic:pic>
              </a:graphicData>
            </a:graphic>
          </wp:inline>
        </w:drawing>
      </w:r>
    </w:p>
    <w:p w14:paraId="2D71A9DD" w14:textId="7C8E41EC" w:rsidR="00A45212" w:rsidRDefault="00A45212" w:rsidP="002050EF">
      <w:pPr>
        <w:spacing w:after="0"/>
        <w:contextualSpacing/>
        <w:jc w:val="both"/>
        <w:rPr>
          <w:sz w:val="24"/>
          <w:szCs w:val="24"/>
        </w:rPr>
      </w:pPr>
    </w:p>
    <w:p w14:paraId="7883F53D" w14:textId="77777777" w:rsidR="00A45212" w:rsidRDefault="00A45212" w:rsidP="002050EF">
      <w:pPr>
        <w:spacing w:after="0"/>
        <w:contextualSpacing/>
        <w:jc w:val="both"/>
        <w:rPr>
          <w:sz w:val="24"/>
          <w:szCs w:val="24"/>
        </w:rPr>
      </w:pPr>
    </w:p>
    <w:p w14:paraId="638B6A9E" w14:textId="43721CE3" w:rsidR="00B10000" w:rsidRDefault="00B10000" w:rsidP="002050EF">
      <w:pPr>
        <w:jc w:val="both"/>
        <w:rPr>
          <w:sz w:val="24"/>
          <w:szCs w:val="24"/>
        </w:rPr>
      </w:pPr>
      <w:r>
        <w:rPr>
          <w:sz w:val="24"/>
          <w:szCs w:val="24"/>
        </w:rPr>
        <w:br w:type="page"/>
      </w:r>
    </w:p>
    <w:p w14:paraId="28DE1DC5" w14:textId="03F72347" w:rsidR="00E421D8" w:rsidRPr="00D34636" w:rsidRDefault="00A45212" w:rsidP="002050EF">
      <w:pPr>
        <w:pStyle w:val="Titre2"/>
        <w:jc w:val="both"/>
      </w:pPr>
      <w:bookmarkStart w:id="101" w:name="_Toc126601353"/>
      <w:r>
        <w:lastRenderedPageBreak/>
        <w:t>Accès aux services et cookie session</w:t>
      </w:r>
      <w:bookmarkEnd w:id="101"/>
    </w:p>
    <w:p w14:paraId="3BFAA40D" w14:textId="5F75709F" w:rsidR="00333E7A" w:rsidRPr="00C374F8" w:rsidRDefault="00A36C29" w:rsidP="002050EF">
      <w:pPr>
        <w:pStyle w:val="Titre3"/>
        <w:jc w:val="both"/>
      </w:pPr>
      <w:bookmarkStart w:id="102" w:name="_Toc123817784"/>
      <w:bookmarkStart w:id="103" w:name="_Toc126601354"/>
      <w:r w:rsidRPr="00C374F8">
        <w:t>Besoin</w:t>
      </w:r>
      <w:bookmarkEnd w:id="102"/>
      <w:bookmarkEnd w:id="103"/>
    </w:p>
    <w:p w14:paraId="4E732155" w14:textId="7E51A632" w:rsidR="007031EF" w:rsidRPr="00C374F8" w:rsidRDefault="007031EF" w:rsidP="002050EF">
      <w:pPr>
        <w:pStyle w:val="Corpsdetexte"/>
        <w:jc w:val="both"/>
      </w:pPr>
      <w:r w:rsidRPr="00C374F8">
        <w:t>Sécuriser les données</w:t>
      </w:r>
      <w:r w:rsidR="00A45212" w:rsidRPr="00C374F8">
        <w:t xml:space="preserve"> ne suffit pas. I</w:t>
      </w:r>
      <w:r w:rsidRPr="00C374F8">
        <w:t>l faut aussi sécuriser leur accès</w:t>
      </w:r>
      <w:r w:rsidR="00B10000" w:rsidRPr="00C374F8">
        <w:t>.</w:t>
      </w:r>
    </w:p>
    <w:p w14:paraId="027C0FB0" w14:textId="57ECA9EB" w:rsidR="007031EF" w:rsidRPr="00C374F8" w:rsidRDefault="007031EF" w:rsidP="002050EF">
      <w:pPr>
        <w:pStyle w:val="Corpsdetexte"/>
        <w:jc w:val="both"/>
      </w:pPr>
      <w:r w:rsidRPr="00C374F8">
        <w:t xml:space="preserve">Un premier filtre est fait par </w:t>
      </w:r>
      <w:r w:rsidR="00C427AE" w:rsidRPr="00C374F8">
        <w:t xml:space="preserve">le biais de </w:t>
      </w:r>
      <w:r w:rsidR="00A45212" w:rsidRPr="00C374F8">
        <w:t xml:space="preserve">l’interface graphique : </w:t>
      </w:r>
      <w:r w:rsidRPr="00C374F8">
        <w:t>c’est le profil de l’utilisateur qui lui donne accès ou non aux différentes fonctionnalités.</w:t>
      </w:r>
      <w:r w:rsidR="006417DC">
        <w:t xml:space="preserve"> </w:t>
      </w:r>
      <w:r w:rsidRPr="00C374F8">
        <w:t>Mais c</w:t>
      </w:r>
      <w:r w:rsidR="00C427AE" w:rsidRPr="00C374F8">
        <w:t>e n</w:t>
      </w:r>
      <w:r w:rsidRPr="00C374F8">
        <w:t>’est pas suffisant</w:t>
      </w:r>
      <w:r w:rsidR="00B10000" w:rsidRPr="00C374F8">
        <w:t xml:space="preserve"> car on peut facilement </w:t>
      </w:r>
      <w:r w:rsidR="00B54F10" w:rsidRPr="00C374F8">
        <w:t>transmettre</w:t>
      </w:r>
      <w:r w:rsidR="00B10000" w:rsidRPr="00C374F8">
        <w:t xml:space="preserve"> des requêtes au </w:t>
      </w:r>
      <w:r w:rsidR="00B54F10" w:rsidRPr="00C374F8">
        <w:t xml:space="preserve">serveur </w:t>
      </w:r>
      <w:r w:rsidR="00B10000" w:rsidRPr="00C374F8">
        <w:t xml:space="preserve">sans passer par </w:t>
      </w:r>
      <w:r w:rsidR="00A45212" w:rsidRPr="00C374F8">
        <w:t>l’interface graphique</w:t>
      </w:r>
      <w:r w:rsidR="00C427AE" w:rsidRPr="00C374F8">
        <w:t>.</w:t>
      </w:r>
    </w:p>
    <w:p w14:paraId="1C6D0765" w14:textId="4ED6B6EF" w:rsidR="00B54F10" w:rsidRPr="00C374F8" w:rsidRDefault="007031EF" w:rsidP="002050EF">
      <w:pPr>
        <w:pStyle w:val="Corpsdetexte"/>
        <w:jc w:val="both"/>
      </w:pPr>
      <w:r w:rsidRPr="00C374F8">
        <w:t>Il faut qu’à chaque fois qu’un service est sollicité par le serveur, il contrôle</w:t>
      </w:r>
      <w:r w:rsidR="00B10000" w:rsidRPr="00C374F8">
        <w:t> </w:t>
      </w:r>
      <w:r w:rsidR="002050EF">
        <w:t>si</w:t>
      </w:r>
      <w:r w:rsidR="00B10000" w:rsidRPr="00C374F8">
        <w:t xml:space="preserve"> </w:t>
      </w:r>
      <w:r w:rsidR="00B54F10" w:rsidRPr="00C374F8">
        <w:t xml:space="preserve">l’auteur de </w:t>
      </w:r>
      <w:r w:rsidR="002050EF">
        <w:t>la</w:t>
      </w:r>
      <w:r w:rsidR="00B54F10" w:rsidRPr="00C374F8">
        <w:t xml:space="preserve"> requête </w:t>
      </w:r>
      <w:r w:rsidR="002050EF">
        <w:t xml:space="preserve">est autorisé à recevoir </w:t>
      </w:r>
      <w:r w:rsidR="00B54F10" w:rsidRPr="00C374F8">
        <w:t>une réponse</w:t>
      </w:r>
      <w:r w:rsidR="002050EF">
        <w:t>.</w:t>
      </w:r>
    </w:p>
    <w:p w14:paraId="6750C856" w14:textId="5467C5BC" w:rsidR="00333E7A" w:rsidRPr="00C374F8" w:rsidRDefault="002E1798" w:rsidP="002050EF">
      <w:pPr>
        <w:pStyle w:val="Titre3"/>
        <w:jc w:val="both"/>
      </w:pPr>
      <w:bookmarkStart w:id="104" w:name="_Toc123817785"/>
      <w:bookmarkStart w:id="105" w:name="_Toc126601355"/>
      <w:r w:rsidRPr="00C374F8">
        <w:t>Principe</w:t>
      </w:r>
      <w:bookmarkEnd w:id="104"/>
      <w:r w:rsidR="00EC7F1F">
        <w:t xml:space="preserve"> du cookie de session</w:t>
      </w:r>
      <w:bookmarkEnd w:id="105"/>
    </w:p>
    <w:p w14:paraId="33B132D1" w14:textId="432D87BE" w:rsidR="001E5EFE" w:rsidRPr="00C374F8" w:rsidRDefault="00125985" w:rsidP="002050EF">
      <w:pPr>
        <w:pStyle w:val="Corpsdetexte"/>
        <w:jc w:val="both"/>
      </w:pPr>
      <w:r w:rsidRPr="00C374F8">
        <w:t>Pour cela, j’ai choisi d’utiliser un cookie de session.</w:t>
      </w:r>
      <w:r w:rsidR="006417DC">
        <w:t xml:space="preserve"> </w:t>
      </w:r>
      <w:r w:rsidRPr="00C374F8">
        <w:t xml:space="preserve">Ce cookie est un petit fichier </w:t>
      </w:r>
      <w:r w:rsidR="0009140A" w:rsidRPr="00C374F8">
        <w:t xml:space="preserve">créé </w:t>
      </w:r>
      <w:r w:rsidRPr="00C374F8">
        <w:t xml:space="preserve">par le serveur </w:t>
      </w:r>
      <w:r w:rsidR="0009140A" w:rsidRPr="00C374F8">
        <w:t xml:space="preserve">et stocké </w:t>
      </w:r>
      <w:r w:rsidRPr="00C374F8">
        <w:t>dans le navigateur</w:t>
      </w:r>
      <w:r w:rsidR="001E5EFE" w:rsidRPr="00C374F8">
        <w:t>.</w:t>
      </w:r>
      <w:r w:rsidR="006417DC">
        <w:t xml:space="preserve"> </w:t>
      </w:r>
      <w:r w:rsidR="00B10000" w:rsidRPr="00C374F8">
        <w:t>S</w:t>
      </w:r>
      <w:r w:rsidR="001E5EFE" w:rsidRPr="00C374F8">
        <w:t>es</w:t>
      </w:r>
      <w:r w:rsidR="00B10000" w:rsidRPr="00C374F8">
        <w:t xml:space="preserve"> création, destruction, utilisation doi</w:t>
      </w:r>
      <w:r w:rsidR="001E5EFE" w:rsidRPr="00C374F8">
        <w:t>vent</w:t>
      </w:r>
      <w:r w:rsidR="00B10000" w:rsidRPr="00C374F8">
        <w:t xml:space="preserve"> être défini</w:t>
      </w:r>
      <w:r w:rsidR="001E5EFE" w:rsidRPr="00C374F8">
        <w:t>es</w:t>
      </w:r>
      <w:r w:rsidR="00B10000" w:rsidRPr="00C374F8">
        <w:t xml:space="preserve"> dans le serveur.</w:t>
      </w:r>
      <w:r w:rsidR="001E5EFE" w:rsidRPr="00C374F8">
        <w:t xml:space="preserve"> Il peut contenir toutes les informations que le développeur juge nécessaires.</w:t>
      </w:r>
    </w:p>
    <w:p w14:paraId="5A35D37F" w14:textId="07FB809B" w:rsidR="00125985" w:rsidRPr="00C374F8" w:rsidRDefault="00125985" w:rsidP="002050EF">
      <w:pPr>
        <w:pStyle w:val="Corpsdetexte"/>
        <w:jc w:val="both"/>
      </w:pPr>
      <w:r w:rsidRPr="00C374F8">
        <w:t>I</w:t>
      </w:r>
      <w:r w:rsidR="00B10000" w:rsidRPr="00C374F8">
        <w:t xml:space="preserve">ci, </w:t>
      </w:r>
      <w:r w:rsidRPr="00C374F8">
        <w:t>l</w:t>
      </w:r>
      <w:r w:rsidR="00B10000" w:rsidRPr="00C374F8">
        <w:t>e</w:t>
      </w:r>
      <w:r w:rsidRPr="00C374F8">
        <w:t xml:space="preserve"> </w:t>
      </w:r>
      <w:r w:rsidR="00B10000" w:rsidRPr="00C374F8">
        <w:t xml:space="preserve">serveur </w:t>
      </w:r>
      <w:r w:rsidRPr="00C374F8">
        <w:t>cré</w:t>
      </w:r>
      <w:r w:rsidR="00B10000" w:rsidRPr="00C374F8">
        <w:t>e un cookie de session</w:t>
      </w:r>
      <w:r w:rsidRPr="00C374F8">
        <w:t xml:space="preserve"> après la réussite de l’authentification.</w:t>
      </w:r>
    </w:p>
    <w:p w14:paraId="0EDC0110" w14:textId="2B756853" w:rsidR="006C1F47" w:rsidRPr="00C374F8" w:rsidRDefault="001E5EFE" w:rsidP="00EC7F1F">
      <w:pPr>
        <w:pStyle w:val="Corpsdetexte"/>
        <w:spacing w:after="0"/>
        <w:contextualSpacing/>
        <w:jc w:val="both"/>
      </w:pPr>
      <w:r w:rsidRPr="00C374F8">
        <w:t>Y sont stockés</w:t>
      </w:r>
      <w:r w:rsidR="006C1F47" w:rsidRPr="00C374F8">
        <w:t xml:space="preserve"> </w:t>
      </w:r>
      <w:r w:rsidR="00320537" w:rsidRPr="00C374F8">
        <w:t>les</w:t>
      </w:r>
      <w:r w:rsidR="006C1F47" w:rsidRPr="00C374F8">
        <w:t xml:space="preserve"> infos sur l’utilisateur</w:t>
      </w:r>
      <w:r w:rsidR="00320537" w:rsidRPr="00C374F8">
        <w:t xml:space="preserve"> qui seront nécessaires aux futurs contrôles :</w:t>
      </w:r>
    </w:p>
    <w:p w14:paraId="3CEAAEC0" w14:textId="214EFB16" w:rsidR="006C1F47" w:rsidRPr="00EC7F1F" w:rsidRDefault="00320537" w:rsidP="00EC7F1F">
      <w:pPr>
        <w:pStyle w:val="Style1"/>
        <w:rPr>
          <w:sz w:val="22"/>
          <w:szCs w:val="22"/>
        </w:rPr>
      </w:pPr>
      <w:r w:rsidRPr="00EC7F1F">
        <w:rPr>
          <w:sz w:val="22"/>
          <w:szCs w:val="22"/>
        </w:rPr>
        <w:t>Un</w:t>
      </w:r>
      <w:r w:rsidR="006C1F47" w:rsidRPr="00EC7F1F">
        <w:rPr>
          <w:sz w:val="22"/>
          <w:szCs w:val="22"/>
        </w:rPr>
        <w:t xml:space="preserve"> </w:t>
      </w:r>
      <w:r w:rsidRPr="00EC7F1F">
        <w:rPr>
          <w:sz w:val="22"/>
          <w:szCs w:val="22"/>
        </w:rPr>
        <w:t>booléen</w:t>
      </w:r>
      <w:r w:rsidRPr="00EC7F1F">
        <w:rPr>
          <w:rStyle w:val="Appelnotedebasdep"/>
          <w:sz w:val="22"/>
          <w:szCs w:val="22"/>
        </w:rPr>
        <w:footnoteReference w:id="23"/>
      </w:r>
      <w:r w:rsidRPr="00EC7F1F">
        <w:rPr>
          <w:sz w:val="22"/>
          <w:szCs w:val="22"/>
        </w:rPr>
        <w:t xml:space="preserve"> qui </w:t>
      </w:r>
      <w:r w:rsidR="006C1F47" w:rsidRPr="00EC7F1F">
        <w:rPr>
          <w:sz w:val="22"/>
          <w:szCs w:val="22"/>
        </w:rPr>
        <w:t xml:space="preserve">signale </w:t>
      </w:r>
      <w:r w:rsidR="00C64A0B" w:rsidRPr="00EC7F1F">
        <w:rPr>
          <w:sz w:val="22"/>
          <w:szCs w:val="22"/>
        </w:rPr>
        <w:t xml:space="preserve">la </w:t>
      </w:r>
      <w:r w:rsidR="006C1F47" w:rsidRPr="00EC7F1F">
        <w:rPr>
          <w:sz w:val="22"/>
          <w:szCs w:val="22"/>
        </w:rPr>
        <w:t xml:space="preserve">réussite de </w:t>
      </w:r>
      <w:r w:rsidRPr="00EC7F1F">
        <w:rPr>
          <w:sz w:val="22"/>
          <w:szCs w:val="22"/>
        </w:rPr>
        <w:t>l’authentification.</w:t>
      </w:r>
    </w:p>
    <w:p w14:paraId="0B00BC56" w14:textId="4CFF86AE" w:rsidR="00320537" w:rsidRPr="00EC7F1F" w:rsidRDefault="006249FC" w:rsidP="00EC7F1F">
      <w:pPr>
        <w:pStyle w:val="Style1"/>
        <w:rPr>
          <w:sz w:val="22"/>
          <w:szCs w:val="22"/>
        </w:rPr>
      </w:pPr>
      <w:r w:rsidRPr="00EC7F1F">
        <w:rPr>
          <w:sz w:val="22"/>
          <w:szCs w:val="22"/>
        </w:rPr>
        <w:t>UUID</w:t>
      </w:r>
    </w:p>
    <w:p w14:paraId="0D7B1670" w14:textId="7C2C70C3" w:rsidR="00320537" w:rsidRPr="00EC7F1F" w:rsidRDefault="00320537" w:rsidP="00EC7F1F">
      <w:pPr>
        <w:pStyle w:val="Style1"/>
        <w:rPr>
          <w:sz w:val="22"/>
          <w:szCs w:val="22"/>
        </w:rPr>
      </w:pPr>
      <w:r w:rsidRPr="00EC7F1F">
        <w:rPr>
          <w:sz w:val="22"/>
          <w:szCs w:val="22"/>
        </w:rPr>
        <w:t>Identifiant unique</w:t>
      </w:r>
      <w:r w:rsidRPr="00EC7F1F">
        <w:rPr>
          <w:rStyle w:val="Appelnotedebasdep"/>
          <w:sz w:val="22"/>
          <w:szCs w:val="22"/>
        </w:rPr>
        <w:footnoteReference w:id="24"/>
      </w:r>
    </w:p>
    <w:p w14:paraId="07FE96AE" w14:textId="6CFCADB4" w:rsidR="00320537" w:rsidRPr="00EC7F1F" w:rsidRDefault="006249FC" w:rsidP="00EC7F1F">
      <w:pPr>
        <w:pStyle w:val="Style1"/>
        <w:rPr>
          <w:sz w:val="22"/>
          <w:szCs w:val="22"/>
        </w:rPr>
      </w:pPr>
      <w:r w:rsidRPr="00EC7F1F">
        <w:rPr>
          <w:sz w:val="22"/>
          <w:szCs w:val="22"/>
        </w:rPr>
        <w:t>P</w:t>
      </w:r>
      <w:r w:rsidR="00320537" w:rsidRPr="00EC7F1F">
        <w:rPr>
          <w:sz w:val="22"/>
          <w:szCs w:val="22"/>
        </w:rPr>
        <w:t>rofil</w:t>
      </w:r>
    </w:p>
    <w:p w14:paraId="34A0BC6A" w14:textId="1F9BCA52" w:rsidR="000D1DCA" w:rsidRPr="00EC7F1F" w:rsidRDefault="000D1DCA" w:rsidP="00EC7F1F">
      <w:pPr>
        <w:pStyle w:val="Style1"/>
        <w:rPr>
          <w:sz w:val="22"/>
          <w:szCs w:val="22"/>
        </w:rPr>
      </w:pPr>
      <w:r w:rsidRPr="00EC7F1F">
        <w:rPr>
          <w:sz w:val="22"/>
          <w:szCs w:val="22"/>
        </w:rPr>
        <w:t>Prestaire employeur</w:t>
      </w:r>
      <w:r w:rsidR="004D6929" w:rsidRPr="00EC7F1F">
        <w:rPr>
          <w:rStyle w:val="Appelnotedebasdep"/>
          <w:sz w:val="22"/>
          <w:szCs w:val="22"/>
        </w:rPr>
        <w:footnoteReference w:id="25"/>
      </w:r>
      <w:r w:rsidRPr="00EC7F1F">
        <w:rPr>
          <w:sz w:val="22"/>
          <w:szCs w:val="22"/>
        </w:rPr>
        <w:t xml:space="preserve"> (le cas échéant, </w:t>
      </w:r>
      <w:r w:rsidR="004D6929" w:rsidRPr="00EC7F1F">
        <w:rPr>
          <w:sz w:val="22"/>
          <w:szCs w:val="22"/>
        </w:rPr>
        <w:t>null par défaut</w:t>
      </w:r>
      <w:r w:rsidRPr="00EC7F1F">
        <w:rPr>
          <w:sz w:val="22"/>
          <w:szCs w:val="22"/>
        </w:rPr>
        <w:t>)</w:t>
      </w:r>
    </w:p>
    <w:p w14:paraId="11B96D64" w14:textId="77777777" w:rsidR="002E1798" w:rsidRPr="00C374F8" w:rsidRDefault="002E1798" w:rsidP="002050EF">
      <w:pPr>
        <w:spacing w:after="0"/>
        <w:contextualSpacing/>
        <w:jc w:val="both"/>
        <w:rPr>
          <w:sz w:val="24"/>
          <w:szCs w:val="24"/>
        </w:rPr>
      </w:pPr>
    </w:p>
    <w:p w14:paraId="17365377" w14:textId="4371F78B" w:rsidR="00913BBB" w:rsidRDefault="00A52489" w:rsidP="002050EF">
      <w:pPr>
        <w:pStyle w:val="Corpsdetexte"/>
        <w:jc w:val="both"/>
      </w:pPr>
      <w:r w:rsidRPr="00C374F8">
        <w:t xml:space="preserve">Quand un service est appelé par le serveur, </w:t>
      </w:r>
      <w:r w:rsidR="006249FC" w:rsidRPr="00C374F8">
        <w:t xml:space="preserve">il peut tester le cookie </w:t>
      </w:r>
      <w:r w:rsidR="004D06D1" w:rsidRPr="00C374F8">
        <w:t xml:space="preserve">à tout moment </w:t>
      </w:r>
      <w:r w:rsidR="006249FC" w:rsidRPr="00C374F8">
        <w:t>pour contrôler la validité de la demande.</w:t>
      </w:r>
      <w:r w:rsidR="006417DC">
        <w:t xml:space="preserve"> </w:t>
      </w:r>
      <w:r w:rsidR="00913BBB">
        <w:t>Si la demande n’est pas valide</w:t>
      </w:r>
      <w:r w:rsidR="00181268">
        <w:t xml:space="preserve">, </w:t>
      </w:r>
      <w:r w:rsidR="00EC7F1F">
        <w:t xml:space="preserve">une exception est levée. Dans l’interface graphique, </w:t>
      </w:r>
      <w:r w:rsidR="00181268">
        <w:t>l’utilisateur est redirigé vers l</w:t>
      </w:r>
      <w:r w:rsidR="00EC7F1F">
        <w:t xml:space="preserve">’écran </w:t>
      </w:r>
      <w:r w:rsidR="00181268">
        <w:t>suivant :</w:t>
      </w:r>
    </w:p>
    <w:p w14:paraId="40412A1C" w14:textId="1810B16B" w:rsidR="00181268" w:rsidRPr="00C374F8" w:rsidRDefault="00181268" w:rsidP="002050EF">
      <w:pPr>
        <w:spacing w:after="0"/>
        <w:contextualSpacing/>
        <w:jc w:val="both"/>
        <w:rPr>
          <w:sz w:val="24"/>
          <w:szCs w:val="24"/>
        </w:rPr>
      </w:pPr>
      <w:r>
        <w:rPr>
          <w:noProof/>
        </w:rPr>
        <w:drawing>
          <wp:inline distT="0" distB="0" distL="0" distR="0" wp14:anchorId="53730214" wp14:editId="44C02F88">
            <wp:extent cx="4552950" cy="1294193"/>
            <wp:effectExtent l="19050" t="19050" r="19050" b="20320"/>
            <wp:docPr id="1026" name="Imag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19260" cy="1313042"/>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0BC8EFC3" w14:textId="1C4BF0E8" w:rsidR="006249FC" w:rsidRPr="00C374F8" w:rsidRDefault="006249FC" w:rsidP="002050EF">
      <w:pPr>
        <w:spacing w:after="0"/>
        <w:contextualSpacing/>
        <w:jc w:val="both"/>
        <w:rPr>
          <w:sz w:val="24"/>
          <w:szCs w:val="24"/>
        </w:rPr>
      </w:pPr>
    </w:p>
    <w:p w14:paraId="2865ADC1" w14:textId="3503D536" w:rsidR="002E1798" w:rsidRPr="00C374F8" w:rsidRDefault="002E1798" w:rsidP="002050EF">
      <w:pPr>
        <w:pStyle w:val="Corpsdetexte"/>
        <w:jc w:val="both"/>
      </w:pPr>
      <w:r w:rsidRPr="00C374F8">
        <w:t>Un cookie à une durée de vie limitée qu’il faut paramétrer avant sa création.</w:t>
      </w:r>
      <w:r w:rsidR="006417DC">
        <w:t xml:space="preserve"> </w:t>
      </w:r>
      <w:r w:rsidRPr="00C374F8">
        <w:t>Pour SOS Immo, j’ai décidé qu’il s’autodétruirait 10 minutes après la dernière connexion à la base.</w:t>
      </w:r>
    </w:p>
    <w:p w14:paraId="5555A133" w14:textId="554851BF" w:rsidR="002E1798" w:rsidRPr="00C374F8" w:rsidRDefault="002E1798" w:rsidP="002050EF">
      <w:pPr>
        <w:spacing w:after="0"/>
        <w:contextualSpacing/>
        <w:jc w:val="both"/>
        <w:rPr>
          <w:sz w:val="24"/>
          <w:szCs w:val="24"/>
        </w:rPr>
      </w:pPr>
    </w:p>
    <w:p w14:paraId="5274ED6B" w14:textId="6AC50453" w:rsidR="00B54F10" w:rsidRPr="00C374F8" w:rsidRDefault="00B54F10" w:rsidP="002050EF">
      <w:pPr>
        <w:jc w:val="both"/>
        <w:rPr>
          <w:sz w:val="24"/>
          <w:szCs w:val="24"/>
        </w:rPr>
      </w:pPr>
      <w:r w:rsidRPr="00C374F8">
        <w:rPr>
          <w:sz w:val="24"/>
          <w:szCs w:val="24"/>
        </w:rPr>
        <w:br w:type="page"/>
      </w:r>
    </w:p>
    <w:p w14:paraId="34E4A5C2" w14:textId="6E13BF99" w:rsidR="002E1798" w:rsidRPr="00C374F8" w:rsidRDefault="00C374F8" w:rsidP="002050EF">
      <w:pPr>
        <w:pStyle w:val="Titre3"/>
        <w:jc w:val="both"/>
      </w:pPr>
      <w:bookmarkStart w:id="106" w:name="_Toc126601356"/>
      <w:r w:rsidRPr="00C374F8">
        <w:lastRenderedPageBreak/>
        <w:t>Utilisation des cookies par SOS Immo</w:t>
      </w:r>
      <w:bookmarkEnd w:id="106"/>
    </w:p>
    <w:p w14:paraId="6189589D" w14:textId="4B2503FB" w:rsidR="00DC10D5" w:rsidRDefault="00DC10D5" w:rsidP="002050EF">
      <w:pPr>
        <w:pStyle w:val="lgende"/>
      </w:pPr>
      <w:r>
        <w:t xml:space="preserve">Extrait code : service </w:t>
      </w:r>
      <w:r w:rsidR="00C26DDA">
        <w:t>«</w:t>
      </w:r>
      <w:r>
        <w:t>getIncByUser</w:t>
      </w:r>
      <w:r w:rsidR="00C26DDA">
        <w:t>»</w:t>
      </w:r>
    </w:p>
    <w:p w14:paraId="6D197292" w14:textId="5430DE70" w:rsidR="00DC10D5" w:rsidRDefault="00A36C29" w:rsidP="002050EF">
      <w:pPr>
        <w:spacing w:after="0"/>
        <w:contextualSpacing/>
        <w:jc w:val="both"/>
        <w:rPr>
          <w:sz w:val="24"/>
          <w:szCs w:val="24"/>
        </w:rPr>
      </w:pPr>
      <w:r>
        <w:rPr>
          <w:noProof/>
        </w:rPr>
        <w:drawing>
          <wp:inline distT="0" distB="0" distL="0" distR="0" wp14:anchorId="7810D87D" wp14:editId="6F0734A2">
            <wp:extent cx="5669280" cy="2660217"/>
            <wp:effectExtent l="0" t="0" r="7620" b="698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04333" cy="2676665"/>
                    </a:xfrm>
                    <a:prstGeom prst="rect">
                      <a:avLst/>
                    </a:prstGeom>
                  </pic:spPr>
                </pic:pic>
              </a:graphicData>
            </a:graphic>
          </wp:inline>
        </w:drawing>
      </w:r>
    </w:p>
    <w:p w14:paraId="044D4EB1" w14:textId="12D44FBD" w:rsidR="00DC10D5" w:rsidRDefault="00DC10D5" w:rsidP="002050EF">
      <w:pPr>
        <w:pStyle w:val="Corpsdetexte"/>
        <w:jc w:val="both"/>
      </w:pPr>
      <w:r w:rsidRPr="00C205A8">
        <w:t xml:space="preserve">Cookie testé </w:t>
      </w:r>
      <w:r w:rsidR="00C205A8" w:rsidRPr="00C205A8">
        <w:t>au début et au cours de process.</w:t>
      </w:r>
    </w:p>
    <w:p w14:paraId="3C8D43B5" w14:textId="0C307863" w:rsidR="007C3BBD" w:rsidRDefault="007C3BBD" w:rsidP="002050EF">
      <w:pPr>
        <w:pStyle w:val="lgende"/>
      </w:pPr>
      <w:r>
        <w:t xml:space="preserve">Extrait code : service </w:t>
      </w:r>
      <w:r w:rsidR="00C26DDA">
        <w:t>«</w:t>
      </w:r>
      <w:r w:rsidR="00DC10D5">
        <w:t>creaOneUse</w:t>
      </w:r>
      <w:r w:rsidR="00935C86">
        <w:t>r</w:t>
      </w:r>
      <w:r w:rsidR="00C26DDA">
        <w:t>»</w:t>
      </w:r>
    </w:p>
    <w:p w14:paraId="59F00561" w14:textId="2282CFF3" w:rsidR="007C3BBD" w:rsidRDefault="00A36C29" w:rsidP="002050EF">
      <w:pPr>
        <w:spacing w:after="0"/>
        <w:contextualSpacing/>
        <w:jc w:val="both"/>
        <w:rPr>
          <w:sz w:val="24"/>
          <w:szCs w:val="24"/>
        </w:rPr>
      </w:pPr>
      <w:r>
        <w:rPr>
          <w:noProof/>
        </w:rPr>
        <w:drawing>
          <wp:inline distT="0" distB="0" distL="0" distR="0" wp14:anchorId="4A7B5701" wp14:editId="4942FA3D">
            <wp:extent cx="4757464" cy="3245586"/>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92315" cy="3269362"/>
                    </a:xfrm>
                    <a:prstGeom prst="rect">
                      <a:avLst/>
                    </a:prstGeom>
                  </pic:spPr>
                </pic:pic>
              </a:graphicData>
            </a:graphic>
          </wp:inline>
        </w:drawing>
      </w:r>
    </w:p>
    <w:p w14:paraId="724C274A" w14:textId="30888B69" w:rsidR="007C3BBD" w:rsidRDefault="00A36C29" w:rsidP="002050EF">
      <w:pPr>
        <w:spacing w:after="0"/>
        <w:contextualSpacing/>
        <w:jc w:val="both"/>
        <w:rPr>
          <w:sz w:val="24"/>
          <w:szCs w:val="24"/>
        </w:rPr>
      </w:pPr>
      <w:r>
        <w:rPr>
          <w:noProof/>
        </w:rPr>
        <w:drawing>
          <wp:inline distT="0" distB="0" distL="0" distR="0" wp14:anchorId="5E70DCED" wp14:editId="0F442D8E">
            <wp:extent cx="4102685" cy="200077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59217" cy="2028344"/>
                    </a:xfrm>
                    <a:prstGeom prst="rect">
                      <a:avLst/>
                    </a:prstGeom>
                  </pic:spPr>
                </pic:pic>
              </a:graphicData>
            </a:graphic>
          </wp:inline>
        </w:drawing>
      </w:r>
    </w:p>
    <w:p w14:paraId="7A31E45C" w14:textId="15DEE0CC" w:rsidR="00C205A8" w:rsidRPr="00C205A8" w:rsidRDefault="00C205A8" w:rsidP="002050EF">
      <w:pPr>
        <w:pStyle w:val="Corpsdetexte"/>
        <w:jc w:val="both"/>
      </w:pPr>
      <w:r w:rsidRPr="00C205A8">
        <w:t>Cookie testé</w:t>
      </w:r>
      <w:r>
        <w:t xml:space="preserve"> uniquement</w:t>
      </w:r>
      <w:r w:rsidRPr="00C205A8">
        <w:t xml:space="preserve"> au début </w:t>
      </w:r>
      <w:r>
        <w:t>du</w:t>
      </w:r>
      <w:r w:rsidRPr="00C205A8">
        <w:t xml:space="preserve"> process.</w:t>
      </w:r>
    </w:p>
    <w:p w14:paraId="7D0E1C9B" w14:textId="6E00B360" w:rsidR="00935C86" w:rsidRDefault="00935C86" w:rsidP="002050EF">
      <w:pPr>
        <w:pStyle w:val="lgende"/>
      </w:pPr>
      <w:r>
        <w:lastRenderedPageBreak/>
        <w:t xml:space="preserve">Extrait code : service </w:t>
      </w:r>
      <w:r w:rsidR="00C26DDA">
        <w:t>«</w:t>
      </w:r>
      <w:r>
        <w:t>welcome</w:t>
      </w:r>
      <w:r w:rsidR="00C26DDA">
        <w:t>»</w:t>
      </w:r>
      <w:r w:rsidR="00F565D2">
        <w:t xml:space="preserve"> - appelé par l’écran d’authentification</w:t>
      </w:r>
      <w:r w:rsidR="00F565D2">
        <w:rPr>
          <w:rStyle w:val="Appelnotedebasdep"/>
        </w:rPr>
        <w:footnoteReference w:id="26"/>
      </w:r>
    </w:p>
    <w:p w14:paraId="2311F81E" w14:textId="5158A3C0" w:rsidR="00C44D67" w:rsidRDefault="00F565D2" w:rsidP="002050EF">
      <w:pPr>
        <w:spacing w:after="0"/>
        <w:contextualSpacing/>
        <w:jc w:val="both"/>
        <w:rPr>
          <w:sz w:val="24"/>
          <w:szCs w:val="24"/>
        </w:rPr>
      </w:pPr>
      <w:r>
        <w:rPr>
          <w:noProof/>
        </w:rPr>
        <w:drawing>
          <wp:inline distT="0" distB="0" distL="0" distR="0" wp14:anchorId="09DA054E" wp14:editId="2A6B5371">
            <wp:extent cx="4881102" cy="1746582"/>
            <wp:effectExtent l="0" t="0" r="0" b="635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7134" cy="1755897"/>
                    </a:xfrm>
                    <a:prstGeom prst="rect">
                      <a:avLst/>
                    </a:prstGeom>
                  </pic:spPr>
                </pic:pic>
              </a:graphicData>
            </a:graphic>
          </wp:inline>
        </w:drawing>
      </w:r>
    </w:p>
    <w:p w14:paraId="72C7BD7E" w14:textId="52BE3BF7" w:rsidR="00F565D2" w:rsidRPr="00C205A8" w:rsidRDefault="00F565D2" w:rsidP="002050EF">
      <w:pPr>
        <w:pStyle w:val="Corpsdetexte"/>
        <w:jc w:val="both"/>
      </w:pPr>
      <w:r w:rsidRPr="00C205A8">
        <w:t>Cookie testé au début</w:t>
      </w:r>
      <w:r>
        <w:t xml:space="preserve"> puis retourné</w:t>
      </w:r>
      <w:r w:rsidR="00CE7257">
        <w:t xml:space="preserve"> partiellement</w:t>
      </w:r>
      <w:r>
        <w:t xml:space="preserve"> en fin de process</w:t>
      </w:r>
      <w:r w:rsidRPr="00C205A8">
        <w:t>.</w:t>
      </w:r>
    </w:p>
    <w:p w14:paraId="51A9E5BB" w14:textId="312FCF6A" w:rsidR="007F35A8" w:rsidRPr="00C374F8" w:rsidRDefault="00C374F8" w:rsidP="002050EF">
      <w:pPr>
        <w:pStyle w:val="Titre2"/>
        <w:jc w:val="both"/>
      </w:pPr>
      <w:bookmarkStart w:id="107" w:name="_Externalisation_des_paramètres"/>
      <w:bookmarkStart w:id="108" w:name="_Toc123817787"/>
      <w:bookmarkStart w:id="109" w:name="_Toc126601357"/>
      <w:bookmarkEnd w:id="107"/>
      <w:r w:rsidRPr="00C374F8">
        <w:t>Externalisation des paramètres de l’application</w:t>
      </w:r>
      <w:bookmarkEnd w:id="108"/>
      <w:bookmarkEnd w:id="109"/>
    </w:p>
    <w:p w14:paraId="177A37ED" w14:textId="762C00A2" w:rsidR="007F35A8" w:rsidRDefault="007F35A8" w:rsidP="002050EF">
      <w:pPr>
        <w:pStyle w:val="Corpsdetexte"/>
        <w:jc w:val="both"/>
      </w:pPr>
      <w:r>
        <w:t>Pour se connecter à une base de données, le back end a besoin de plusieurs informations :</w:t>
      </w:r>
      <w:r w:rsidR="00E431AE">
        <w:t xml:space="preserve"> t</w:t>
      </w:r>
      <w:r>
        <w:t xml:space="preserve">ype de base (ici </w:t>
      </w:r>
      <w:r w:rsidR="003C5B77">
        <w:t>M</w:t>
      </w:r>
      <w:r>
        <w:t>yS</w:t>
      </w:r>
      <w:r w:rsidR="003C5B77">
        <w:t>QL</w:t>
      </w:r>
      <w:r>
        <w:t>)</w:t>
      </w:r>
      <w:r w:rsidR="00E431AE">
        <w:t>, l</w:t>
      </w:r>
      <w:r>
        <w:t>ocalisation (IP, ici localhost)</w:t>
      </w:r>
      <w:r w:rsidR="00E431AE">
        <w:t>, n</w:t>
      </w:r>
      <w:r>
        <w:t>om</w:t>
      </w:r>
      <w:r w:rsidR="00E431AE">
        <w:t>, u</w:t>
      </w:r>
      <w:r>
        <w:t>tilisateur</w:t>
      </w:r>
      <w:r w:rsidR="00EA524A">
        <w:t xml:space="preserve"> et</w:t>
      </w:r>
      <w:r w:rsidR="00E431AE">
        <w:t xml:space="preserve"> m</w:t>
      </w:r>
      <w:r>
        <w:t>ot de passe</w:t>
      </w:r>
      <w:r w:rsidR="00EA524A">
        <w:t xml:space="preserve"> de la base.</w:t>
      </w:r>
    </w:p>
    <w:p w14:paraId="3985990E" w14:textId="12D508C9" w:rsidR="007F35A8" w:rsidRDefault="007F35A8" w:rsidP="002050EF">
      <w:pPr>
        <w:pStyle w:val="Corpsdetexte"/>
        <w:jc w:val="both"/>
      </w:pPr>
      <w:r>
        <w:t>Il est très dangereux d</w:t>
      </w:r>
      <w:r w:rsidR="009757AE">
        <w:t xml:space="preserve">’écrire </w:t>
      </w:r>
      <w:r>
        <w:t>ces informations, surtout les 3 dernières</w:t>
      </w:r>
      <w:r w:rsidR="009757AE">
        <w:t>, directement dans le code</w:t>
      </w:r>
      <w:r>
        <w:t>.</w:t>
      </w:r>
    </w:p>
    <w:p w14:paraId="35098AD6" w14:textId="7D33F77C" w:rsidR="009757AE" w:rsidRDefault="00E431AE" w:rsidP="002050EF">
      <w:pPr>
        <w:pStyle w:val="Corpsdetexte"/>
        <w:jc w:val="both"/>
      </w:pPr>
      <w:r>
        <w:t xml:space="preserve">C’est pourquoi </w:t>
      </w:r>
      <w:r w:rsidR="007F35A8">
        <w:t>on</w:t>
      </w:r>
      <w:r w:rsidR="009757AE">
        <w:t xml:space="preserve"> utilise</w:t>
      </w:r>
      <w:r w:rsidR="007F35A8">
        <w:t xml:space="preserve"> des </w:t>
      </w:r>
      <w:r w:rsidR="007F35A8" w:rsidRPr="00C374F8">
        <w:rPr>
          <w:u w:val="single"/>
        </w:rPr>
        <w:t>variables d’environnement</w:t>
      </w:r>
      <w:r w:rsidR="009757AE">
        <w:t>.</w:t>
      </w:r>
    </w:p>
    <w:p w14:paraId="334CAD57" w14:textId="529D5F68" w:rsidR="00C374F8" w:rsidRDefault="00C374F8" w:rsidP="002050EF">
      <w:pPr>
        <w:spacing w:after="0"/>
        <w:jc w:val="both"/>
        <w:rPr>
          <w:sz w:val="24"/>
          <w:szCs w:val="24"/>
        </w:rPr>
      </w:pPr>
      <w:r w:rsidRPr="00B54F10">
        <w:rPr>
          <w:noProof/>
        </w:rPr>
        <w:drawing>
          <wp:anchor distT="0" distB="0" distL="114300" distR="114300" simplePos="0" relativeHeight="251681792" behindDoc="1" locked="0" layoutInCell="1" allowOverlap="1" wp14:anchorId="6CF5A083" wp14:editId="5EB1E51E">
            <wp:simplePos x="0" y="0"/>
            <wp:positionH relativeFrom="column">
              <wp:posOffset>3657600</wp:posOffset>
            </wp:positionH>
            <wp:positionV relativeFrom="paragraph">
              <wp:posOffset>16510</wp:posOffset>
            </wp:positionV>
            <wp:extent cx="3042285" cy="3945255"/>
            <wp:effectExtent l="0" t="0" r="5715" b="0"/>
            <wp:wrapTight wrapText="bothSides">
              <wp:wrapPolygon edited="0">
                <wp:start x="0" y="0"/>
                <wp:lineTo x="0" y="21485"/>
                <wp:lineTo x="21505" y="21485"/>
                <wp:lineTo x="21505" y="0"/>
                <wp:lineTo x="0" y="0"/>
              </wp:wrapPolygon>
            </wp:wrapTight>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3042285" cy="3945255"/>
                    </a:xfrm>
                    <a:prstGeom prst="rect">
                      <a:avLst/>
                    </a:prstGeom>
                  </pic:spPr>
                </pic:pic>
              </a:graphicData>
            </a:graphic>
            <wp14:sizeRelH relativeFrom="margin">
              <wp14:pctWidth>0</wp14:pctWidth>
            </wp14:sizeRelH>
            <wp14:sizeRelV relativeFrom="margin">
              <wp14:pctHeight>0</wp14:pctHeight>
            </wp14:sizeRelV>
          </wp:anchor>
        </w:drawing>
      </w:r>
    </w:p>
    <w:p w14:paraId="08D86E7A" w14:textId="77777777" w:rsidR="00C374F8" w:rsidRDefault="00C374F8" w:rsidP="002050EF">
      <w:pPr>
        <w:spacing w:after="0"/>
        <w:jc w:val="both"/>
        <w:rPr>
          <w:sz w:val="24"/>
          <w:szCs w:val="24"/>
        </w:rPr>
      </w:pPr>
    </w:p>
    <w:p w14:paraId="367FBD64" w14:textId="71463699" w:rsidR="00E431AE" w:rsidRDefault="009757AE" w:rsidP="00EC7F1F">
      <w:pPr>
        <w:pStyle w:val="Corpsdetexte"/>
        <w:spacing w:after="0"/>
        <w:contextualSpacing/>
        <w:jc w:val="both"/>
      </w:pPr>
      <w:r>
        <w:t xml:space="preserve">Elles sont enregistrées directement dans les </w:t>
      </w:r>
      <w:r w:rsidR="00E431AE">
        <w:t xml:space="preserve">paramètres de </w:t>
      </w:r>
      <w:r>
        <w:t xml:space="preserve">la </w:t>
      </w:r>
      <w:r w:rsidR="00E431AE">
        <w:t>machine.</w:t>
      </w:r>
      <w:r w:rsidR="00FE6607">
        <w:t xml:space="preserve"> Si u</w:t>
      </w:r>
      <w:r>
        <w:t>n certain</w:t>
      </w:r>
      <w:r w:rsidR="00B54F10">
        <w:t xml:space="preserve"> nombre de variables d’environnement</w:t>
      </w:r>
      <w:r>
        <w:t xml:space="preserve"> est </w:t>
      </w:r>
      <w:r w:rsidR="00FE6607">
        <w:t xml:space="preserve">déjà </w:t>
      </w:r>
      <w:r>
        <w:t xml:space="preserve">défini, on peut </w:t>
      </w:r>
      <w:r w:rsidR="00FE6607">
        <w:t xml:space="preserve">autant que nécessaire pour nos propres </w:t>
      </w:r>
      <w:r>
        <w:t>besoin</w:t>
      </w:r>
      <w:r w:rsidR="00FE6607">
        <w:t>s</w:t>
      </w:r>
      <w:r>
        <w:t>.</w:t>
      </w:r>
    </w:p>
    <w:p w14:paraId="7769427D" w14:textId="57F6557B" w:rsidR="00E431AE" w:rsidRDefault="00FE4FAD" w:rsidP="00EC7F1F">
      <w:pPr>
        <w:pStyle w:val="Corpsdetexte"/>
        <w:spacing w:after="0"/>
        <w:contextualSpacing/>
        <w:jc w:val="both"/>
      </w:pPr>
      <w:r>
        <w:t>Pour faire fonctionner le back end</w:t>
      </w:r>
      <w:r w:rsidR="00C374F8">
        <w:t xml:space="preserve"> SOS Immo</w:t>
      </w:r>
      <w:r>
        <w:t>, les variables suivantes devront être définies</w:t>
      </w:r>
      <w:r w:rsidR="009757AE">
        <w:t xml:space="preserve"> au préalable</w:t>
      </w:r>
      <w:r>
        <w:t> :</w:t>
      </w:r>
    </w:p>
    <w:p w14:paraId="03ECE92A" w14:textId="1CC4DDB6" w:rsidR="00FE4FAD" w:rsidRDefault="00FE4FAD" w:rsidP="00EC7F1F">
      <w:pPr>
        <w:pStyle w:val="Paragraphedeliste"/>
        <w:numPr>
          <w:ilvl w:val="0"/>
          <w:numId w:val="3"/>
        </w:numPr>
        <w:spacing w:after="0"/>
        <w:jc w:val="both"/>
        <w:rPr>
          <w:sz w:val="24"/>
          <w:szCs w:val="24"/>
        </w:rPr>
      </w:pPr>
      <w:r w:rsidRPr="00FE4FAD">
        <w:rPr>
          <w:sz w:val="24"/>
          <w:szCs w:val="24"/>
        </w:rPr>
        <w:t>db_sos_immo_prod</w:t>
      </w:r>
    </w:p>
    <w:p w14:paraId="075C9072" w14:textId="0B90918F" w:rsidR="00FE4FAD" w:rsidRPr="00FE4FAD" w:rsidRDefault="00FE4FAD" w:rsidP="00EC7F1F">
      <w:pPr>
        <w:pStyle w:val="Paragraphedeliste"/>
        <w:numPr>
          <w:ilvl w:val="0"/>
          <w:numId w:val="3"/>
        </w:numPr>
        <w:spacing w:after="0"/>
        <w:jc w:val="both"/>
        <w:rPr>
          <w:sz w:val="24"/>
          <w:szCs w:val="24"/>
        </w:rPr>
      </w:pPr>
      <w:r>
        <w:rPr>
          <w:sz w:val="24"/>
          <w:szCs w:val="24"/>
        </w:rPr>
        <w:t>m</w:t>
      </w:r>
      <w:r w:rsidRPr="00FE4FAD">
        <w:rPr>
          <w:sz w:val="24"/>
          <w:szCs w:val="24"/>
        </w:rPr>
        <w:t>yS</w:t>
      </w:r>
      <w:r w:rsidR="003C5B77">
        <w:rPr>
          <w:sz w:val="24"/>
          <w:szCs w:val="24"/>
        </w:rPr>
        <w:t>ql</w:t>
      </w:r>
      <w:r w:rsidRPr="00FE4FAD">
        <w:rPr>
          <w:sz w:val="24"/>
          <w:szCs w:val="24"/>
        </w:rPr>
        <w:t>User</w:t>
      </w:r>
    </w:p>
    <w:p w14:paraId="20C50614" w14:textId="2AD35F95" w:rsidR="00FE4FAD" w:rsidRPr="00FE4FAD" w:rsidRDefault="00FE4FAD" w:rsidP="00EC7F1F">
      <w:pPr>
        <w:pStyle w:val="Paragraphedeliste"/>
        <w:numPr>
          <w:ilvl w:val="0"/>
          <w:numId w:val="3"/>
        </w:numPr>
        <w:spacing w:after="0"/>
        <w:jc w:val="both"/>
        <w:rPr>
          <w:sz w:val="24"/>
          <w:szCs w:val="24"/>
        </w:rPr>
      </w:pPr>
      <w:r w:rsidRPr="00FE4FAD">
        <w:rPr>
          <w:sz w:val="24"/>
          <w:szCs w:val="24"/>
        </w:rPr>
        <w:t>myS</w:t>
      </w:r>
      <w:r w:rsidR="003C5B77">
        <w:rPr>
          <w:sz w:val="24"/>
          <w:szCs w:val="24"/>
        </w:rPr>
        <w:t>ql</w:t>
      </w:r>
      <w:r w:rsidRPr="00FE4FAD">
        <w:rPr>
          <w:sz w:val="24"/>
          <w:szCs w:val="24"/>
        </w:rPr>
        <w:t>Pw</w:t>
      </w:r>
    </w:p>
    <w:p w14:paraId="58524CB3" w14:textId="59CAB9BD" w:rsidR="007F35A8" w:rsidRDefault="007F35A8" w:rsidP="00EC7F1F">
      <w:pPr>
        <w:spacing w:after="0"/>
        <w:contextualSpacing/>
        <w:jc w:val="both"/>
        <w:rPr>
          <w:sz w:val="24"/>
          <w:szCs w:val="24"/>
        </w:rPr>
      </w:pPr>
    </w:p>
    <w:p w14:paraId="3B55E7F1" w14:textId="4CEFE5B9" w:rsidR="00B54F10" w:rsidRDefault="00B54F10" w:rsidP="00EC7F1F">
      <w:pPr>
        <w:spacing w:after="0"/>
        <w:contextualSpacing/>
        <w:jc w:val="both"/>
        <w:rPr>
          <w:sz w:val="24"/>
          <w:szCs w:val="24"/>
        </w:rPr>
      </w:pPr>
    </w:p>
    <w:p w14:paraId="6BEDFDAA" w14:textId="77777777" w:rsidR="00C374F8" w:rsidRDefault="00C374F8" w:rsidP="002050EF">
      <w:pPr>
        <w:spacing w:after="0"/>
        <w:contextualSpacing/>
        <w:jc w:val="both"/>
        <w:rPr>
          <w:sz w:val="24"/>
          <w:szCs w:val="24"/>
        </w:rPr>
      </w:pPr>
    </w:p>
    <w:p w14:paraId="086C5C19" w14:textId="1FD37F0E" w:rsidR="00C374F8" w:rsidRDefault="00C374F8" w:rsidP="00EC7F1F">
      <w:r>
        <w:t>D’autres éléments peuvent être externalisées de la même manière, comme l’adresse et le port du serveur</w:t>
      </w:r>
      <w:r w:rsidR="00FE6607">
        <w:t>…</w:t>
      </w:r>
    </w:p>
    <w:p w14:paraId="050DE8A7" w14:textId="4CE6CFAA" w:rsidR="00FE4FAD" w:rsidRDefault="00FE4FAD" w:rsidP="002050EF">
      <w:pPr>
        <w:spacing w:after="0"/>
        <w:contextualSpacing/>
        <w:jc w:val="both"/>
        <w:rPr>
          <w:sz w:val="24"/>
          <w:szCs w:val="24"/>
        </w:rPr>
      </w:pPr>
    </w:p>
    <w:p w14:paraId="653CFB1F" w14:textId="4F8DCBB7" w:rsidR="00FE4FAD" w:rsidRDefault="00FE4FAD" w:rsidP="002050EF">
      <w:pPr>
        <w:jc w:val="both"/>
        <w:rPr>
          <w:sz w:val="24"/>
          <w:szCs w:val="24"/>
        </w:rPr>
      </w:pPr>
      <w:r>
        <w:rPr>
          <w:sz w:val="24"/>
          <w:szCs w:val="24"/>
        </w:rPr>
        <w:br w:type="page"/>
      </w:r>
    </w:p>
    <w:p w14:paraId="524A8380" w14:textId="70ED3B1A" w:rsidR="00FE4FAD" w:rsidRDefault="00FE4FAD" w:rsidP="002050EF">
      <w:pPr>
        <w:pStyle w:val="Corpsdetexte"/>
        <w:jc w:val="both"/>
      </w:pPr>
      <w:r>
        <w:lastRenderedPageBreak/>
        <w:t xml:space="preserve">En javaScript, une variable d’environnement </w:t>
      </w:r>
      <w:r w:rsidR="00CF44AB">
        <w:t xml:space="preserve">est appelée </w:t>
      </w:r>
      <w:r>
        <w:t xml:space="preserve">par le mot-clé </w:t>
      </w:r>
      <w:r w:rsidR="00C26DDA">
        <w:t>«</w:t>
      </w:r>
      <w:r>
        <w:t>process.env.nomVariable</w:t>
      </w:r>
      <w:r w:rsidR="00C26DDA">
        <w:t>»</w:t>
      </w:r>
      <w:r>
        <w:t>.</w:t>
      </w:r>
    </w:p>
    <w:p w14:paraId="1B97B62B" w14:textId="76F9788D" w:rsidR="00FE4FAD" w:rsidRDefault="00FE4FAD" w:rsidP="002050EF">
      <w:pPr>
        <w:pStyle w:val="lgende"/>
      </w:pPr>
      <w:r>
        <w:t>Extrait code : définition de la base de données rattachée à l’ORM Sequelize</w:t>
      </w:r>
    </w:p>
    <w:p w14:paraId="21AD1B9F" w14:textId="35090D9B" w:rsidR="00FE4FAD" w:rsidRDefault="00FE4FAD" w:rsidP="002050EF">
      <w:pPr>
        <w:spacing w:after="0"/>
        <w:contextualSpacing/>
        <w:jc w:val="both"/>
        <w:rPr>
          <w:sz w:val="24"/>
          <w:szCs w:val="24"/>
        </w:rPr>
      </w:pPr>
      <w:r>
        <w:rPr>
          <w:noProof/>
        </w:rPr>
        <w:drawing>
          <wp:inline distT="0" distB="0" distL="0" distR="0" wp14:anchorId="4CCF250A" wp14:editId="5686CD37">
            <wp:extent cx="3708889" cy="1413203"/>
            <wp:effectExtent l="19050" t="19050" r="25400" b="1587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8923" cy="143226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1EA58AF" w14:textId="77777777" w:rsidR="005B5054" w:rsidRDefault="005B5054" w:rsidP="002050EF">
      <w:pPr>
        <w:spacing w:after="0"/>
        <w:contextualSpacing/>
        <w:jc w:val="both"/>
        <w:rPr>
          <w:sz w:val="24"/>
          <w:szCs w:val="24"/>
        </w:rPr>
      </w:pPr>
    </w:p>
    <w:p w14:paraId="456292A3" w14:textId="0A7BAD11" w:rsidR="00390281" w:rsidRDefault="00390281" w:rsidP="002050EF">
      <w:pPr>
        <w:pStyle w:val="Titre2"/>
        <w:jc w:val="both"/>
      </w:pPr>
      <w:bookmarkStart w:id="110" w:name="_Archivage_et_sauvegarde"/>
      <w:bookmarkStart w:id="111" w:name="_Toc123817789"/>
      <w:bookmarkStart w:id="112" w:name="_Toc126601358"/>
      <w:bookmarkEnd w:id="110"/>
      <w:r>
        <w:t>Archivage</w:t>
      </w:r>
      <w:bookmarkEnd w:id="111"/>
      <w:bookmarkEnd w:id="112"/>
    </w:p>
    <w:p w14:paraId="1122391D" w14:textId="3C018A01" w:rsidR="00DF0284" w:rsidRPr="00EC7F1F" w:rsidRDefault="00390281" w:rsidP="00EC7F1F">
      <w:pPr>
        <w:pStyle w:val="Corpsdetexte"/>
        <w:spacing w:after="0"/>
        <w:contextualSpacing/>
        <w:jc w:val="both"/>
      </w:pPr>
      <w:r w:rsidRPr="00EC7F1F">
        <w:t>L</w:t>
      </w:r>
      <w:r w:rsidR="00DF0284" w:rsidRPr="00EC7F1F">
        <w:t>es tables Incidents et Utilisateurs seront rapidement très lourdes.</w:t>
      </w:r>
    </w:p>
    <w:p w14:paraId="36CAB285" w14:textId="4D344C37" w:rsidR="00DF0284" w:rsidRPr="00EC7F1F" w:rsidRDefault="00F24BB9" w:rsidP="00EC7F1F">
      <w:pPr>
        <w:pStyle w:val="Paragraphedeliste"/>
        <w:numPr>
          <w:ilvl w:val="0"/>
          <w:numId w:val="13"/>
        </w:numPr>
        <w:spacing w:after="0"/>
        <w:jc w:val="both"/>
      </w:pPr>
      <w:r w:rsidRPr="00EC7F1F">
        <w:t>L</w:t>
      </w:r>
      <w:r w:rsidR="00DF0284" w:rsidRPr="00EC7F1F">
        <w:t>es incidents clôturés n’ont plus vraiment d’utilité.</w:t>
      </w:r>
    </w:p>
    <w:p w14:paraId="5FC9CB0C" w14:textId="65454229" w:rsidR="00390281" w:rsidRPr="00EC7F1F" w:rsidRDefault="00390281" w:rsidP="002050EF">
      <w:pPr>
        <w:pStyle w:val="Paragraphedeliste"/>
        <w:numPr>
          <w:ilvl w:val="0"/>
          <w:numId w:val="13"/>
        </w:numPr>
        <w:spacing w:after="0"/>
        <w:jc w:val="both"/>
      </w:pPr>
      <w:r w:rsidRPr="00EC7F1F">
        <w:t>Les comptes des utilisateurs sortis des effectifs (inactifs) ne sont pas supprimés immédiatement, au cas où ils seraient amenés à revenir bientôt (surtout dans le cas des prestataires).</w:t>
      </w:r>
      <w:r w:rsidR="00F24BB9" w:rsidRPr="00EC7F1F">
        <w:t xml:space="preserve"> Mais au bout d’un moment, on peut considérer qu’ils n’ont plus </w:t>
      </w:r>
      <w:r w:rsidR="000B509C" w:rsidRPr="00EC7F1F">
        <w:t xml:space="preserve">beaucoup </w:t>
      </w:r>
      <w:r w:rsidR="00F24BB9" w:rsidRPr="00EC7F1F">
        <w:t>d’utilité non plus.</w:t>
      </w:r>
    </w:p>
    <w:p w14:paraId="0D796EF6" w14:textId="77777777" w:rsidR="00F24BB9" w:rsidRPr="00EC7F1F" w:rsidRDefault="00F24BB9" w:rsidP="002050EF">
      <w:pPr>
        <w:spacing w:after="0"/>
        <w:contextualSpacing/>
        <w:jc w:val="both"/>
      </w:pPr>
    </w:p>
    <w:p w14:paraId="3DE3A6B8" w14:textId="100237CD" w:rsidR="00C442D7" w:rsidRPr="00EC7F1F" w:rsidRDefault="00C442D7" w:rsidP="002050EF">
      <w:pPr>
        <w:pStyle w:val="Corpsdetexte"/>
        <w:jc w:val="both"/>
      </w:pPr>
      <w:r w:rsidRPr="00EC7F1F">
        <w:t xml:space="preserve">Il faut pouvoir </w:t>
      </w:r>
      <w:r w:rsidR="00390281" w:rsidRPr="00EC7F1F">
        <w:t xml:space="preserve">archiver les </w:t>
      </w:r>
      <w:r w:rsidR="00390281" w:rsidRPr="00EC7F1F">
        <w:rPr>
          <w:u w:val="single"/>
        </w:rPr>
        <w:t>incidents</w:t>
      </w:r>
      <w:r w:rsidR="00390281" w:rsidRPr="00EC7F1F">
        <w:t xml:space="preserve"> et </w:t>
      </w:r>
      <w:r w:rsidR="00390281" w:rsidRPr="00EC7F1F">
        <w:rPr>
          <w:u w:val="single"/>
        </w:rPr>
        <w:t>utilisateurs</w:t>
      </w:r>
      <w:r w:rsidR="00390281" w:rsidRPr="00EC7F1F">
        <w:t xml:space="preserve"> et </w:t>
      </w:r>
      <w:r w:rsidR="008128F5" w:rsidRPr="00EC7F1F">
        <w:t xml:space="preserve">par conséquent </w:t>
      </w:r>
      <w:r w:rsidR="00390281" w:rsidRPr="00EC7F1F">
        <w:t xml:space="preserve">les </w:t>
      </w:r>
      <w:r w:rsidR="00390281" w:rsidRPr="00EC7F1F">
        <w:rPr>
          <w:u w:val="single"/>
        </w:rPr>
        <w:t>journaux</w:t>
      </w:r>
      <w:r w:rsidR="00390281" w:rsidRPr="00EC7F1F">
        <w:t xml:space="preserve"> et </w:t>
      </w:r>
      <w:r w:rsidR="00390281" w:rsidRPr="00EC7F1F">
        <w:rPr>
          <w:u w:val="single"/>
        </w:rPr>
        <w:t>habilitations</w:t>
      </w:r>
      <w:r w:rsidR="00390281" w:rsidRPr="00EC7F1F">
        <w:t xml:space="preserve"> rattachés.</w:t>
      </w:r>
      <w:r w:rsidRPr="00EC7F1F">
        <w:t xml:space="preserve"> C’est-à-dire, mettre de côté, sans pour autant supprimer, les incidents clôturés et les utilisateurs inactifs depuis un certain temps.</w:t>
      </w:r>
    </w:p>
    <w:p w14:paraId="0306F2AE" w14:textId="58C652DB" w:rsidR="00390281" w:rsidRPr="00EC7F1F" w:rsidRDefault="00390281" w:rsidP="002050EF">
      <w:pPr>
        <w:pStyle w:val="Paragraphedeliste"/>
        <w:numPr>
          <w:ilvl w:val="0"/>
          <w:numId w:val="14"/>
        </w:numPr>
        <w:spacing w:after="0"/>
        <w:jc w:val="both"/>
      </w:pPr>
      <w:r w:rsidRPr="00EC7F1F">
        <w:t xml:space="preserve">Chaque fois qu’un enregistrement d’1 de ces 4 tables est supprimé, il est recopié à l’identique dans une table </w:t>
      </w:r>
      <w:r w:rsidR="00C26DDA" w:rsidRPr="00EC7F1F">
        <w:t>«</w:t>
      </w:r>
      <w:r w:rsidR="00EC7F1F">
        <w:t>_</w:t>
      </w:r>
      <w:r w:rsidRPr="00EC7F1F">
        <w:t>arc</w:t>
      </w:r>
      <w:r w:rsidR="00C26DDA" w:rsidRPr="00EC7F1F">
        <w:t>»</w:t>
      </w:r>
      <w:r w:rsidRPr="00EC7F1F">
        <w:t>.</w:t>
      </w:r>
    </w:p>
    <w:p w14:paraId="03FFFE4E" w14:textId="77777777" w:rsidR="00C442D7" w:rsidRPr="00EC7F1F" w:rsidRDefault="00C442D7" w:rsidP="002050EF">
      <w:pPr>
        <w:spacing w:after="0"/>
        <w:jc w:val="both"/>
      </w:pPr>
    </w:p>
    <w:p w14:paraId="447E51EF" w14:textId="1F90FC20" w:rsidR="009B4B02" w:rsidRPr="00EC7F1F" w:rsidRDefault="009B4B02" w:rsidP="002050EF">
      <w:pPr>
        <w:pStyle w:val="Corpsdetexte"/>
        <w:jc w:val="both"/>
      </w:pPr>
      <w:r w:rsidRPr="00EC7F1F">
        <w:t xml:space="preserve">Les tables </w:t>
      </w:r>
      <w:r w:rsidR="00C26DDA" w:rsidRPr="00EC7F1F">
        <w:t>«</w:t>
      </w:r>
      <w:r w:rsidRPr="00EC7F1F">
        <w:t>_arc</w:t>
      </w:r>
      <w:r w:rsidR="00C26DDA" w:rsidRPr="00EC7F1F">
        <w:t>»</w:t>
      </w:r>
      <w:r w:rsidRPr="00EC7F1F">
        <w:t xml:space="preserve"> </w:t>
      </w:r>
      <w:r w:rsidR="00AD20D4" w:rsidRPr="00EC7F1F">
        <w:t>ont</w:t>
      </w:r>
      <w:r w:rsidRPr="00EC7F1F">
        <w:t xml:space="preserve"> donc les mêmes champs que les tables d’origine plus </w:t>
      </w:r>
      <w:r w:rsidR="00AD20D4" w:rsidRPr="00EC7F1F">
        <w:t>1</w:t>
      </w:r>
      <w:r w:rsidRPr="00EC7F1F">
        <w:t xml:space="preserve"> champs </w:t>
      </w:r>
      <w:r w:rsidR="00C26DDA" w:rsidRPr="00EC7F1F">
        <w:t>«</w:t>
      </w:r>
      <w:r w:rsidRPr="00EC7F1F">
        <w:t>_arc</w:t>
      </w:r>
      <w:r w:rsidR="00C26DDA" w:rsidRPr="00EC7F1F">
        <w:t>»</w:t>
      </w:r>
      <w:r w:rsidRPr="00EC7F1F">
        <w:t xml:space="preserve"> indiquant à quelle date a eu lieu l’archivage.</w:t>
      </w:r>
      <w:r w:rsidR="00EC7F1F">
        <w:t xml:space="preserve"> </w:t>
      </w:r>
      <w:r w:rsidRPr="00EC7F1F">
        <w:t xml:space="preserve">Ainsi, </w:t>
      </w:r>
      <w:r w:rsidR="00EC7F1F">
        <w:t xml:space="preserve">même s’ils n’ont plus été jugés utiles, </w:t>
      </w:r>
      <w:r w:rsidRPr="00EC7F1F">
        <w:t>on dispose toujours des incidents (avec leurs journaux) et des utilisateurs (avec leur historique d’habilitations) en cas de besoin.</w:t>
      </w:r>
    </w:p>
    <w:p w14:paraId="13C9F433" w14:textId="01716C22" w:rsidR="00390281" w:rsidRPr="00EC7F1F" w:rsidRDefault="009B4B02" w:rsidP="002050EF">
      <w:pPr>
        <w:pStyle w:val="Corpsdetexte"/>
        <w:jc w:val="both"/>
      </w:pPr>
      <w:r w:rsidRPr="00EC7F1F">
        <w:t>Bien sûr les tables _arc auront finalement besoin d’être purgées à leur tour.</w:t>
      </w:r>
      <w:r w:rsidR="00C442D7" w:rsidRPr="00EC7F1F">
        <w:t xml:space="preserve"> Cette fois, on supprimera définitivement les données.</w:t>
      </w:r>
      <w:r w:rsidR="00FE6607" w:rsidRPr="00EC7F1F">
        <w:t xml:space="preserve"> </w:t>
      </w:r>
      <w:r w:rsidR="000D10B3" w:rsidRPr="00EC7F1F">
        <w:t>L’archivage et les purges seront gérés par le profil Admin.</w:t>
      </w:r>
    </w:p>
    <w:p w14:paraId="15064888" w14:textId="6E962ABB" w:rsidR="00F24BB9" w:rsidRPr="008A6D12" w:rsidRDefault="00F24BB9" w:rsidP="002050EF">
      <w:pPr>
        <w:pStyle w:val="lgende"/>
      </w:pPr>
      <w:r>
        <w:t xml:space="preserve">Page écran </w:t>
      </w:r>
      <w:r w:rsidR="00C26DDA">
        <w:t>«</w:t>
      </w:r>
      <w:r>
        <w:t>Archivage</w:t>
      </w:r>
      <w:r w:rsidR="00C26DDA">
        <w:t>»</w:t>
      </w:r>
    </w:p>
    <w:p w14:paraId="7A96CAD1" w14:textId="695FEED1" w:rsidR="009B4B02" w:rsidRDefault="000D10B3" w:rsidP="002050EF">
      <w:pPr>
        <w:spacing w:after="0"/>
        <w:contextualSpacing/>
        <w:jc w:val="both"/>
        <w:rPr>
          <w:sz w:val="24"/>
          <w:szCs w:val="24"/>
        </w:rPr>
      </w:pPr>
      <w:r>
        <w:rPr>
          <w:noProof/>
        </w:rPr>
        <w:drawing>
          <wp:inline distT="0" distB="0" distL="0" distR="0" wp14:anchorId="5A5BB3A3" wp14:editId="1C385196">
            <wp:extent cx="5965594" cy="1106365"/>
            <wp:effectExtent l="19050" t="19050" r="16510" b="177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62536" cy="114288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2413DEE" w14:textId="77777777" w:rsidR="00EC7F1F" w:rsidRDefault="00EC7F1F" w:rsidP="002050EF">
      <w:pPr>
        <w:pStyle w:val="Corpsdetexte"/>
        <w:jc w:val="both"/>
      </w:pPr>
    </w:p>
    <w:p w14:paraId="582B5A3B" w14:textId="21F6CAB0" w:rsidR="00EC7F1F" w:rsidRDefault="009B4B02" w:rsidP="002050EF">
      <w:pPr>
        <w:pStyle w:val="Corpsdetexte"/>
        <w:jc w:val="both"/>
      </w:pPr>
      <w:r>
        <w:t>Les 5 autres tables</w:t>
      </w:r>
      <w:r>
        <w:rPr>
          <w:rStyle w:val="Appelnotedebasdep"/>
          <w:sz w:val="24"/>
          <w:szCs w:val="24"/>
        </w:rPr>
        <w:footnoteReference w:id="27"/>
      </w:r>
      <w:r>
        <w:t xml:space="preserve"> n’ont pas d’archivage. Il </w:t>
      </w:r>
      <w:r w:rsidR="00EC7F1F">
        <w:t xml:space="preserve">n’y aurait pas </w:t>
      </w:r>
      <w:r>
        <w:t>intérêt</w:t>
      </w:r>
      <w:r w:rsidR="00EC7F1F">
        <w:t xml:space="preserve"> à cela</w:t>
      </w:r>
      <w:r>
        <w:t>.</w:t>
      </w:r>
    </w:p>
    <w:p w14:paraId="74301372" w14:textId="77777777" w:rsidR="00EC7F1F" w:rsidRDefault="00EC7F1F">
      <w:r>
        <w:br w:type="page"/>
      </w:r>
    </w:p>
    <w:p w14:paraId="0861CADA" w14:textId="236E5B1C" w:rsidR="00DF0284" w:rsidRDefault="005B5054" w:rsidP="00304456">
      <w:pPr>
        <w:pStyle w:val="Titre2"/>
      </w:pPr>
      <w:bookmarkStart w:id="113" w:name="_Toc123817790"/>
      <w:bookmarkStart w:id="114" w:name="_Sauvegarde"/>
      <w:bookmarkStart w:id="115" w:name="_Toc126601359"/>
      <w:bookmarkEnd w:id="114"/>
      <w:r w:rsidRPr="00304456">
        <w:lastRenderedPageBreak/>
        <w:t>S</w:t>
      </w:r>
      <w:r w:rsidR="00DF0284" w:rsidRPr="00304456">
        <w:t>auvegarde</w:t>
      </w:r>
      <w:bookmarkEnd w:id="113"/>
      <w:bookmarkEnd w:id="115"/>
    </w:p>
    <w:p w14:paraId="0AF21B88" w14:textId="2335D92A" w:rsidR="00C442D7" w:rsidRDefault="00C442D7" w:rsidP="002050EF">
      <w:pPr>
        <w:pStyle w:val="Corpsdetexte"/>
        <w:jc w:val="both"/>
      </w:pPr>
      <w:r>
        <w:t xml:space="preserve">En cas d’accident, il est toujours </w:t>
      </w:r>
      <w:r w:rsidR="00CF44AB">
        <w:t>utile</w:t>
      </w:r>
      <w:r>
        <w:t xml:space="preserve"> d’avoir une base de </w:t>
      </w:r>
      <w:r w:rsidR="005B5054">
        <w:t>réplication, logée dans une autre machine que celle hébergeant la base de production.</w:t>
      </w:r>
      <w:r w:rsidR="00FE6607">
        <w:t xml:space="preserve"> </w:t>
      </w:r>
      <w:r>
        <w:t xml:space="preserve">Pour cela, j’ai créé une base </w:t>
      </w:r>
      <w:r w:rsidR="00C26DDA">
        <w:t>«</w:t>
      </w:r>
      <w:r>
        <w:t>sos_immo_sauv</w:t>
      </w:r>
      <w:r w:rsidR="00C26DDA">
        <w:t>»</w:t>
      </w:r>
      <w:r>
        <w:t xml:space="preserve"> qui est l</w:t>
      </w:r>
      <w:r w:rsidR="00B7218B">
        <w:t xml:space="preserve">a réplication </w:t>
      </w:r>
      <w:r>
        <w:t xml:space="preserve">de la base de prod </w:t>
      </w:r>
      <w:r w:rsidR="00C26DDA">
        <w:t>«</w:t>
      </w:r>
      <w:r>
        <w:t>sos_immo</w:t>
      </w:r>
      <w:r w:rsidR="00C26DDA">
        <w:t>»</w:t>
      </w:r>
      <w:r>
        <w:t>.</w:t>
      </w:r>
    </w:p>
    <w:p w14:paraId="3C616285" w14:textId="270FB081" w:rsidR="00B7218B" w:rsidRDefault="00B7218B" w:rsidP="002050EF">
      <w:pPr>
        <w:pStyle w:val="Corpsdetexte"/>
        <w:jc w:val="both"/>
      </w:pPr>
      <w:r>
        <w:t xml:space="preserve">Tout comme </w:t>
      </w:r>
      <w:r w:rsidR="00C26DDA">
        <w:t>«</w:t>
      </w:r>
      <w:r>
        <w:t>sos_immo_test_sauv</w:t>
      </w:r>
      <w:r w:rsidR="00C26DDA">
        <w:t>»</w:t>
      </w:r>
      <w:r>
        <w:t xml:space="preserve"> qui est la réplication de la base de prod </w:t>
      </w:r>
      <w:r w:rsidR="00C26DDA">
        <w:t>«</w:t>
      </w:r>
      <w:r>
        <w:t>sos_immo_test</w:t>
      </w:r>
      <w:r w:rsidR="00C26DDA">
        <w:t>»</w:t>
      </w:r>
      <w:r>
        <w:t>.</w:t>
      </w:r>
    </w:p>
    <w:p w14:paraId="0BC68578" w14:textId="353932C8" w:rsidR="00C53E0E" w:rsidRDefault="00C53E0E" w:rsidP="002050EF">
      <w:pPr>
        <w:pStyle w:val="Corpsdetexte"/>
        <w:jc w:val="both"/>
      </w:pPr>
      <w:r>
        <w:t>Les données sont recopiées, mises à jour et même supprimées dans la base de sauvegarde au fur et à mesure qu’elles le sont dans la base de prod</w:t>
      </w:r>
      <w:r w:rsidR="00E52E2A">
        <w:t xml:space="preserve"> grâce à l’utilisateur de triggers</w:t>
      </w:r>
      <w:r>
        <w:t>.</w:t>
      </w:r>
    </w:p>
    <w:p w14:paraId="6E13C9B3" w14:textId="42145438" w:rsidR="00C53E0E" w:rsidRDefault="005B5054" w:rsidP="002050EF">
      <w:pPr>
        <w:pStyle w:val="Titre2"/>
        <w:jc w:val="both"/>
      </w:pPr>
      <w:bookmarkStart w:id="116" w:name="_Toc123817791"/>
      <w:bookmarkStart w:id="117" w:name="_Toc126601360"/>
      <w:r>
        <w:t>Utilisation de t</w:t>
      </w:r>
      <w:r w:rsidR="00C53E0E">
        <w:t>riggers</w:t>
      </w:r>
      <w:bookmarkEnd w:id="116"/>
      <w:bookmarkEnd w:id="117"/>
    </w:p>
    <w:p w14:paraId="4FBF5802" w14:textId="22E4295F" w:rsidR="00C53E0E" w:rsidRDefault="00C53E0E" w:rsidP="002050EF">
      <w:pPr>
        <w:pStyle w:val="Corpsdetexte"/>
        <w:jc w:val="both"/>
      </w:pPr>
      <w:r>
        <w:t xml:space="preserve">Les triggers/déclencheurs sont des scripts SQL rattachés à une base </w:t>
      </w:r>
      <w:r w:rsidR="000D7310">
        <w:t xml:space="preserve">de données </w:t>
      </w:r>
      <w:r>
        <w:t>et programmés pour faire des actions lorsque survient un évènement précis (insert, update, delete).</w:t>
      </w:r>
      <w:r w:rsidR="00FE6607">
        <w:t xml:space="preserve"> </w:t>
      </w:r>
      <w:r w:rsidR="0079007C">
        <w:t>Si la base venait à disparaitre, i</w:t>
      </w:r>
      <w:r>
        <w:t>ls s</w:t>
      </w:r>
      <w:r w:rsidR="0079007C">
        <w:t>eraie</w:t>
      </w:r>
      <w:r>
        <w:t xml:space="preserve">nt détruits </w:t>
      </w:r>
      <w:r w:rsidR="0079007C">
        <w:t>en même temps.</w:t>
      </w:r>
    </w:p>
    <w:p w14:paraId="14CA0724" w14:textId="4AC2EA06" w:rsidR="00DF0284" w:rsidRDefault="00C442D7" w:rsidP="002050EF">
      <w:pPr>
        <w:pStyle w:val="Corpsdetexte"/>
        <w:jc w:val="both"/>
      </w:pPr>
      <w:r>
        <w:t>La gestion de</w:t>
      </w:r>
      <w:r w:rsidR="00C53E0E">
        <w:t xml:space="preserve"> l’archivage et de la</w:t>
      </w:r>
      <w:r>
        <w:t xml:space="preserve"> sauvegarde est </w:t>
      </w:r>
      <w:r w:rsidR="000B509C">
        <w:t>assurée</w:t>
      </w:r>
      <w:r>
        <w:t xml:space="preserve"> par des triggers rattachés à la base de </w:t>
      </w:r>
      <w:r w:rsidR="00C53E0E">
        <w:t xml:space="preserve">prod </w:t>
      </w:r>
      <w:r w:rsidR="00C26DDA">
        <w:t>«</w:t>
      </w:r>
      <w:r w:rsidR="00C53E0E">
        <w:t>sos_immo</w:t>
      </w:r>
      <w:r w:rsidR="00C26DDA">
        <w:t>»</w:t>
      </w:r>
      <w:r w:rsidR="00C53E0E">
        <w:t>.</w:t>
      </w:r>
    </w:p>
    <w:p w14:paraId="51AAE61E" w14:textId="6E4B9772" w:rsidR="00C442D7" w:rsidRDefault="00C442D7" w:rsidP="002050EF">
      <w:pPr>
        <w:spacing w:after="0"/>
        <w:contextualSpacing/>
        <w:jc w:val="both"/>
        <w:rPr>
          <w:sz w:val="24"/>
          <w:szCs w:val="24"/>
        </w:rPr>
      </w:pPr>
    </w:p>
    <w:p w14:paraId="67431C34" w14:textId="49F54937" w:rsidR="000D7310" w:rsidRDefault="000B509C" w:rsidP="002050EF">
      <w:pPr>
        <w:spacing w:after="0"/>
        <w:contextualSpacing/>
        <w:jc w:val="both"/>
        <w:rPr>
          <w:sz w:val="24"/>
          <w:szCs w:val="24"/>
        </w:rPr>
      </w:pPr>
      <w:r w:rsidRPr="000B509C">
        <w:rPr>
          <w:noProof/>
        </w:rPr>
        <w:drawing>
          <wp:inline distT="0" distB="0" distL="0" distR="0" wp14:anchorId="584AFA0F" wp14:editId="0F86C4D1">
            <wp:extent cx="5406013" cy="3530077"/>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18280" cy="3538087"/>
                    </a:xfrm>
                    <a:prstGeom prst="rect">
                      <a:avLst/>
                    </a:prstGeom>
                    <a:noFill/>
                    <a:ln>
                      <a:noFill/>
                    </a:ln>
                  </pic:spPr>
                </pic:pic>
              </a:graphicData>
            </a:graphic>
          </wp:inline>
        </w:drawing>
      </w:r>
    </w:p>
    <w:p w14:paraId="6DAC6BA8" w14:textId="0AAB0319" w:rsidR="000B509C" w:rsidRDefault="000B509C" w:rsidP="002050EF">
      <w:pPr>
        <w:spacing w:after="0"/>
        <w:contextualSpacing/>
        <w:jc w:val="both"/>
        <w:rPr>
          <w:sz w:val="24"/>
          <w:szCs w:val="24"/>
        </w:rPr>
      </w:pPr>
    </w:p>
    <w:p w14:paraId="5DA27B52" w14:textId="3D61DD32" w:rsidR="000B509C" w:rsidRDefault="000B509C" w:rsidP="002050EF">
      <w:pPr>
        <w:spacing w:after="0"/>
        <w:contextualSpacing/>
        <w:jc w:val="both"/>
        <w:rPr>
          <w:sz w:val="24"/>
          <w:szCs w:val="24"/>
        </w:rPr>
      </w:pPr>
    </w:p>
    <w:p w14:paraId="6E6F89EC" w14:textId="258FB993" w:rsidR="000B509C" w:rsidRDefault="000B509C" w:rsidP="002050EF">
      <w:pPr>
        <w:jc w:val="both"/>
        <w:rPr>
          <w:sz w:val="24"/>
          <w:szCs w:val="24"/>
        </w:rPr>
      </w:pPr>
      <w:r>
        <w:rPr>
          <w:sz w:val="24"/>
          <w:szCs w:val="24"/>
        </w:rPr>
        <w:br w:type="page"/>
      </w:r>
    </w:p>
    <w:p w14:paraId="194A33AC" w14:textId="227B9F02" w:rsidR="00C442D7" w:rsidRDefault="003F0D67" w:rsidP="002050EF">
      <w:pPr>
        <w:pStyle w:val="lgende"/>
      </w:pPr>
      <w:r>
        <w:lastRenderedPageBreak/>
        <w:t xml:space="preserve">Script trigger : </w:t>
      </w:r>
      <w:r w:rsidR="00BB532D">
        <w:t xml:space="preserve">insert et update de la </w:t>
      </w:r>
      <w:r>
        <w:t>table</w:t>
      </w:r>
      <w:r w:rsidR="00BB532D">
        <w:t xml:space="preserve"> Presta - similaires aux autres tables</w:t>
      </w:r>
    </w:p>
    <w:p w14:paraId="132F5446" w14:textId="60BA71C8" w:rsidR="00C442D7" w:rsidRDefault="000B509C" w:rsidP="002050EF">
      <w:pPr>
        <w:spacing w:after="0"/>
        <w:contextualSpacing/>
        <w:jc w:val="both"/>
        <w:rPr>
          <w:sz w:val="24"/>
          <w:szCs w:val="24"/>
        </w:rPr>
      </w:pPr>
      <w:r>
        <w:rPr>
          <w:noProof/>
        </w:rPr>
        <w:drawing>
          <wp:anchor distT="0" distB="0" distL="114300" distR="114300" simplePos="0" relativeHeight="251682816" behindDoc="1" locked="0" layoutInCell="1" allowOverlap="1" wp14:anchorId="7ECE2EF7" wp14:editId="3DE923BA">
            <wp:simplePos x="0" y="0"/>
            <wp:positionH relativeFrom="column">
              <wp:posOffset>23448</wp:posOffset>
            </wp:positionH>
            <wp:positionV relativeFrom="paragraph">
              <wp:posOffset>79016</wp:posOffset>
            </wp:positionV>
            <wp:extent cx="3084933" cy="2708247"/>
            <wp:effectExtent l="19050" t="19050" r="11430" b="13335"/>
            <wp:wrapTight wrapText="bothSides">
              <wp:wrapPolygon edited="0">
                <wp:start x="-187" y="-213"/>
                <wp:lineTo x="-187" y="21536"/>
                <wp:lineTo x="21525" y="21536"/>
                <wp:lineTo x="21525" y="-213"/>
                <wp:lineTo x="-187" y="-213"/>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84933" cy="2708247"/>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14:sizeRelH relativeFrom="margin">
              <wp14:pctWidth>0</wp14:pctWidth>
            </wp14:sizeRelH>
            <wp14:sizeRelV relativeFrom="margin">
              <wp14:pctHeight>0</wp14:pctHeight>
            </wp14:sizeRelV>
          </wp:anchor>
        </w:drawing>
      </w:r>
    </w:p>
    <w:p w14:paraId="279F3AAE" w14:textId="77777777" w:rsidR="00755166" w:rsidRDefault="00755166" w:rsidP="002050EF">
      <w:pPr>
        <w:spacing w:after="0"/>
        <w:contextualSpacing/>
        <w:jc w:val="both"/>
        <w:rPr>
          <w:sz w:val="24"/>
          <w:szCs w:val="24"/>
        </w:rPr>
      </w:pPr>
    </w:p>
    <w:p w14:paraId="3445D82C" w14:textId="61D76AE6" w:rsidR="00E52E2A" w:rsidRPr="00755166" w:rsidRDefault="003F0D67" w:rsidP="002050EF">
      <w:pPr>
        <w:pStyle w:val="Liste"/>
        <w:jc w:val="both"/>
      </w:pPr>
      <w:r w:rsidRPr="00755166">
        <w:t xml:space="preserve">1 trigger pour chaque évènement </w:t>
      </w:r>
      <w:r w:rsidR="00D8788B" w:rsidRPr="00755166">
        <w:t>I</w:t>
      </w:r>
      <w:r w:rsidRPr="00755166">
        <w:t>nsert</w:t>
      </w:r>
      <w:r w:rsidR="0079007C" w:rsidRPr="00755166">
        <w:t xml:space="preserve"> et </w:t>
      </w:r>
      <w:r w:rsidR="00D8788B" w:rsidRPr="00755166">
        <w:t>U</w:t>
      </w:r>
      <w:r w:rsidRPr="00755166">
        <w:t>pdate.</w:t>
      </w:r>
    </w:p>
    <w:p w14:paraId="4BACFE0E" w14:textId="7134B168" w:rsidR="003F0D67" w:rsidRPr="00755166" w:rsidRDefault="0079007C" w:rsidP="002050EF">
      <w:pPr>
        <w:pStyle w:val="Liste"/>
        <w:jc w:val="both"/>
      </w:pPr>
      <w:r w:rsidRPr="00755166">
        <w:t>Pas</w:t>
      </w:r>
      <w:r w:rsidR="00E52E2A" w:rsidRPr="00755166">
        <w:t xml:space="preserve"> de trigger</w:t>
      </w:r>
      <w:r w:rsidRPr="00755166">
        <w:t xml:space="preserve"> pour </w:t>
      </w:r>
      <w:r w:rsidR="00D8788B" w:rsidRPr="00755166">
        <w:t>D</w:t>
      </w:r>
      <w:r w:rsidRPr="00755166">
        <w:t>elete</w:t>
      </w:r>
      <w:r w:rsidR="000B509C" w:rsidRPr="00755166">
        <w:t xml:space="preserve"> car</w:t>
      </w:r>
      <w:r w:rsidR="00E52E2A" w:rsidRPr="00755166">
        <w:t xml:space="preserve"> </w:t>
      </w:r>
      <w:r w:rsidRPr="00755166">
        <w:t xml:space="preserve">il </w:t>
      </w:r>
      <w:r w:rsidR="003F0D67" w:rsidRPr="00755166">
        <w:t>n’est pas prévu de supprimer ces données</w:t>
      </w:r>
      <w:r w:rsidR="003F0D67" w:rsidRPr="00755166">
        <w:rPr>
          <w:rStyle w:val="Appelnotedebasdep"/>
          <w:sz w:val="20"/>
          <w:szCs w:val="20"/>
        </w:rPr>
        <w:footnoteReference w:id="28"/>
      </w:r>
      <w:r w:rsidR="003F0D67" w:rsidRPr="00755166">
        <w:t>.</w:t>
      </w:r>
    </w:p>
    <w:p w14:paraId="25C26F42" w14:textId="43061157" w:rsidR="000B509C" w:rsidRDefault="000B509C" w:rsidP="002050EF">
      <w:pPr>
        <w:spacing w:after="0"/>
        <w:contextualSpacing/>
        <w:jc w:val="both"/>
        <w:rPr>
          <w:sz w:val="24"/>
          <w:szCs w:val="24"/>
        </w:rPr>
      </w:pPr>
    </w:p>
    <w:p w14:paraId="5AD3FFCF" w14:textId="120993CD" w:rsidR="000B509C" w:rsidRDefault="000B509C" w:rsidP="002050EF">
      <w:pPr>
        <w:spacing w:after="0"/>
        <w:contextualSpacing/>
        <w:jc w:val="both"/>
        <w:rPr>
          <w:sz w:val="24"/>
          <w:szCs w:val="24"/>
        </w:rPr>
      </w:pPr>
    </w:p>
    <w:p w14:paraId="7F20A116" w14:textId="21D0BFD5" w:rsidR="000B509C" w:rsidRDefault="000B509C" w:rsidP="002050EF">
      <w:pPr>
        <w:spacing w:after="0"/>
        <w:contextualSpacing/>
        <w:jc w:val="both"/>
        <w:rPr>
          <w:sz w:val="24"/>
          <w:szCs w:val="24"/>
        </w:rPr>
      </w:pPr>
    </w:p>
    <w:p w14:paraId="605C0526" w14:textId="4822183A" w:rsidR="000B509C" w:rsidRDefault="000B509C" w:rsidP="002050EF">
      <w:pPr>
        <w:spacing w:after="0"/>
        <w:contextualSpacing/>
        <w:jc w:val="both"/>
        <w:rPr>
          <w:sz w:val="24"/>
          <w:szCs w:val="24"/>
        </w:rPr>
      </w:pPr>
    </w:p>
    <w:p w14:paraId="54A60728" w14:textId="006D6985" w:rsidR="000B509C" w:rsidRDefault="000B509C" w:rsidP="002050EF">
      <w:pPr>
        <w:spacing w:after="0"/>
        <w:contextualSpacing/>
        <w:jc w:val="both"/>
        <w:rPr>
          <w:sz w:val="24"/>
          <w:szCs w:val="24"/>
        </w:rPr>
      </w:pPr>
    </w:p>
    <w:p w14:paraId="0075BA95" w14:textId="3F83A080" w:rsidR="000B509C" w:rsidRDefault="000B509C" w:rsidP="002050EF">
      <w:pPr>
        <w:spacing w:after="0"/>
        <w:contextualSpacing/>
        <w:jc w:val="both"/>
        <w:rPr>
          <w:sz w:val="24"/>
          <w:szCs w:val="24"/>
        </w:rPr>
      </w:pPr>
    </w:p>
    <w:p w14:paraId="37B12095" w14:textId="77777777" w:rsidR="000B509C" w:rsidRDefault="000B509C" w:rsidP="002050EF">
      <w:pPr>
        <w:spacing w:after="0"/>
        <w:contextualSpacing/>
        <w:jc w:val="both"/>
        <w:rPr>
          <w:sz w:val="24"/>
          <w:szCs w:val="24"/>
        </w:rPr>
      </w:pPr>
    </w:p>
    <w:p w14:paraId="513F1842" w14:textId="427CED6E" w:rsidR="003F0D67" w:rsidRDefault="003F0D67" w:rsidP="002050EF">
      <w:pPr>
        <w:pStyle w:val="lgende"/>
      </w:pPr>
      <w:r>
        <w:t xml:space="preserve">Script trigger : </w:t>
      </w:r>
      <w:r w:rsidR="00BB532D">
        <w:t>delete de la table</w:t>
      </w:r>
      <w:r>
        <w:t xml:space="preserve"> </w:t>
      </w:r>
      <w:r w:rsidR="00BB532D">
        <w:t>Utilisateurs</w:t>
      </w:r>
      <w:r>
        <w:t>- similaire pour les 4 tables avec archivage</w:t>
      </w:r>
    </w:p>
    <w:p w14:paraId="1367A95B" w14:textId="7924D7AD" w:rsidR="000B509C" w:rsidRDefault="009A75E9" w:rsidP="002050EF">
      <w:pPr>
        <w:spacing w:after="0"/>
        <w:contextualSpacing/>
        <w:jc w:val="both"/>
        <w:rPr>
          <w:sz w:val="24"/>
          <w:szCs w:val="24"/>
        </w:rPr>
      </w:pPr>
      <w:r>
        <w:rPr>
          <w:noProof/>
        </w:rPr>
        <w:drawing>
          <wp:inline distT="0" distB="0" distL="0" distR="0" wp14:anchorId="5B790B95" wp14:editId="6E98535F">
            <wp:extent cx="5764695" cy="2893914"/>
            <wp:effectExtent l="19050" t="19050" r="26670" b="20955"/>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76"/>
                    <a:stretch>
                      <a:fillRect/>
                    </a:stretch>
                  </pic:blipFill>
                  <pic:spPr>
                    <a:xfrm>
                      <a:off x="0" y="0"/>
                      <a:ext cx="5777335" cy="2900259"/>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65F42291" w14:textId="5653F4A6" w:rsidR="00BB532D" w:rsidRPr="005B5054" w:rsidRDefault="000B509C" w:rsidP="002050EF">
      <w:pPr>
        <w:pStyle w:val="Paragraphedeliste"/>
        <w:numPr>
          <w:ilvl w:val="0"/>
          <w:numId w:val="24"/>
        </w:numPr>
        <w:spacing w:after="0"/>
        <w:jc w:val="both"/>
        <w:rPr>
          <w:sz w:val="20"/>
          <w:szCs w:val="20"/>
        </w:rPr>
      </w:pPr>
      <w:r w:rsidRPr="005B5054">
        <w:rPr>
          <w:sz w:val="20"/>
          <w:szCs w:val="20"/>
        </w:rPr>
        <w:t>U</w:t>
      </w:r>
      <w:r w:rsidR="00BB532D" w:rsidRPr="005B5054">
        <w:rPr>
          <w:sz w:val="20"/>
          <w:szCs w:val="20"/>
        </w:rPr>
        <w:t>n insert est joué dans la table _arc.</w:t>
      </w:r>
    </w:p>
    <w:p w14:paraId="1613AC14" w14:textId="0BD6C220" w:rsidR="009A75E9" w:rsidRPr="005B5054" w:rsidRDefault="000B509C" w:rsidP="002050EF">
      <w:pPr>
        <w:pStyle w:val="Paragraphedeliste"/>
        <w:numPr>
          <w:ilvl w:val="0"/>
          <w:numId w:val="24"/>
        </w:numPr>
        <w:spacing w:after="0"/>
        <w:jc w:val="both"/>
        <w:rPr>
          <w:sz w:val="20"/>
          <w:szCs w:val="20"/>
        </w:rPr>
      </w:pPr>
      <w:r w:rsidRPr="005B5054">
        <w:rPr>
          <w:sz w:val="20"/>
          <w:szCs w:val="20"/>
        </w:rPr>
        <w:t>U</w:t>
      </w:r>
      <w:r w:rsidR="009A75E9" w:rsidRPr="005B5054">
        <w:rPr>
          <w:sz w:val="20"/>
          <w:szCs w:val="20"/>
        </w:rPr>
        <w:t>n autre insert est joué dans la même table de la base de sauvegarde.</w:t>
      </w:r>
    </w:p>
    <w:p w14:paraId="61DF04FE" w14:textId="27BCFDFC" w:rsidR="00BB532D" w:rsidRPr="005B5054" w:rsidRDefault="000B509C" w:rsidP="002050EF">
      <w:pPr>
        <w:pStyle w:val="Paragraphedeliste"/>
        <w:numPr>
          <w:ilvl w:val="0"/>
          <w:numId w:val="24"/>
        </w:numPr>
        <w:spacing w:after="0"/>
        <w:jc w:val="both"/>
        <w:rPr>
          <w:sz w:val="20"/>
          <w:szCs w:val="20"/>
        </w:rPr>
      </w:pPr>
      <w:r w:rsidRPr="005B5054">
        <w:rPr>
          <w:sz w:val="20"/>
          <w:szCs w:val="20"/>
        </w:rPr>
        <w:t>L</w:t>
      </w:r>
      <w:r w:rsidR="00BB532D" w:rsidRPr="005B5054">
        <w:rPr>
          <w:sz w:val="20"/>
          <w:szCs w:val="20"/>
        </w:rPr>
        <w:t xml:space="preserve">’enregistrement est supprimé de la table </w:t>
      </w:r>
      <w:r w:rsidR="00C26DDA">
        <w:rPr>
          <w:sz w:val="20"/>
          <w:szCs w:val="20"/>
        </w:rPr>
        <w:t>«</w:t>
      </w:r>
      <w:r w:rsidR="00BB532D" w:rsidRPr="005B5054">
        <w:rPr>
          <w:sz w:val="20"/>
          <w:szCs w:val="20"/>
        </w:rPr>
        <w:t>utilisateurs</w:t>
      </w:r>
      <w:r w:rsidR="00C26DDA">
        <w:rPr>
          <w:sz w:val="20"/>
          <w:szCs w:val="20"/>
        </w:rPr>
        <w:t>»</w:t>
      </w:r>
      <w:r w:rsidR="00BB532D" w:rsidRPr="005B5054">
        <w:rPr>
          <w:sz w:val="20"/>
          <w:szCs w:val="20"/>
        </w:rPr>
        <w:t xml:space="preserve"> de la base de sauvegarde.</w:t>
      </w:r>
    </w:p>
    <w:p w14:paraId="18D9C995" w14:textId="793B20B3" w:rsidR="00BB532D" w:rsidRPr="00EC7F1F" w:rsidRDefault="00D8788B" w:rsidP="00EC7F1F">
      <w:pPr>
        <w:pStyle w:val="Listecontinue"/>
        <w:ind w:left="0"/>
        <w:jc w:val="both"/>
        <w:rPr>
          <w:sz w:val="20"/>
          <w:szCs w:val="20"/>
        </w:rPr>
      </w:pPr>
      <w:r w:rsidRPr="00EC7F1F">
        <w:rPr>
          <w:sz w:val="20"/>
          <w:szCs w:val="20"/>
        </w:rPr>
        <w:t xml:space="preserve">Pas de trigger </w:t>
      </w:r>
      <w:r w:rsidR="00C26DDA" w:rsidRPr="00EC7F1F">
        <w:rPr>
          <w:sz w:val="20"/>
          <w:szCs w:val="20"/>
        </w:rPr>
        <w:t>«</w:t>
      </w:r>
      <w:r w:rsidRPr="00EC7F1F">
        <w:rPr>
          <w:sz w:val="20"/>
          <w:szCs w:val="20"/>
        </w:rPr>
        <w:t>update</w:t>
      </w:r>
      <w:r w:rsidR="00C26DDA" w:rsidRPr="00EC7F1F">
        <w:rPr>
          <w:sz w:val="20"/>
          <w:szCs w:val="20"/>
        </w:rPr>
        <w:t>»</w:t>
      </w:r>
      <w:r w:rsidRPr="00EC7F1F">
        <w:rPr>
          <w:sz w:val="20"/>
          <w:szCs w:val="20"/>
        </w:rPr>
        <w:t xml:space="preserve"> pour les tables _arc : on ne modifie pas une donnée archivée.</w:t>
      </w:r>
    </w:p>
    <w:p w14:paraId="7530FD18" w14:textId="2C2BDDB6" w:rsidR="00BB532D" w:rsidRDefault="000B509C" w:rsidP="002050EF">
      <w:pPr>
        <w:pStyle w:val="lgende"/>
      </w:pPr>
      <w:r>
        <w:rPr>
          <w:noProof/>
        </w:rPr>
        <w:drawing>
          <wp:anchor distT="0" distB="0" distL="114300" distR="114300" simplePos="0" relativeHeight="251683840" behindDoc="1" locked="0" layoutInCell="1" allowOverlap="1" wp14:anchorId="10E81EF8" wp14:editId="50E64554">
            <wp:simplePos x="0" y="0"/>
            <wp:positionH relativeFrom="column">
              <wp:posOffset>666915</wp:posOffset>
            </wp:positionH>
            <wp:positionV relativeFrom="paragraph">
              <wp:posOffset>166370</wp:posOffset>
            </wp:positionV>
            <wp:extent cx="3577590" cy="1259840"/>
            <wp:effectExtent l="0" t="0" r="3810" b="0"/>
            <wp:wrapTight wrapText="bothSides">
              <wp:wrapPolygon edited="0">
                <wp:start x="0" y="0"/>
                <wp:lineTo x="0" y="21230"/>
                <wp:lineTo x="21508" y="21230"/>
                <wp:lineTo x="21508" y="0"/>
                <wp:lineTo x="0" y="0"/>
              </wp:wrapPolygon>
            </wp:wrapTight>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3577590" cy="1259840"/>
                    </a:xfrm>
                    <a:prstGeom prst="rect">
                      <a:avLst/>
                    </a:prstGeom>
                  </pic:spPr>
                </pic:pic>
              </a:graphicData>
            </a:graphic>
          </wp:anchor>
        </w:drawing>
      </w:r>
      <w:r w:rsidR="00D8788B">
        <w:t>Script trigger : delete de la table Utilisateurs_arc – similaire pour les 4 tables _arc</w:t>
      </w:r>
    </w:p>
    <w:p w14:paraId="102DC71B" w14:textId="77777777" w:rsidR="00EC7F1F" w:rsidRDefault="00EC7F1F" w:rsidP="002050EF">
      <w:pPr>
        <w:pStyle w:val="Corpsdetexte"/>
        <w:jc w:val="both"/>
      </w:pPr>
    </w:p>
    <w:p w14:paraId="6591621F" w14:textId="77777777" w:rsidR="00EC7F1F" w:rsidRDefault="00EC7F1F" w:rsidP="002050EF">
      <w:pPr>
        <w:pStyle w:val="Corpsdetexte"/>
        <w:jc w:val="both"/>
      </w:pPr>
    </w:p>
    <w:p w14:paraId="3D527A45" w14:textId="77777777" w:rsidR="00EC7F1F" w:rsidRDefault="00EC7F1F" w:rsidP="002050EF">
      <w:pPr>
        <w:pStyle w:val="Corpsdetexte"/>
        <w:jc w:val="both"/>
      </w:pPr>
    </w:p>
    <w:p w14:paraId="74814516" w14:textId="77777777" w:rsidR="00EC7F1F" w:rsidRDefault="00EC7F1F" w:rsidP="002050EF">
      <w:pPr>
        <w:pStyle w:val="Corpsdetexte"/>
        <w:jc w:val="both"/>
      </w:pPr>
    </w:p>
    <w:p w14:paraId="3F845B3D" w14:textId="77777777" w:rsidR="00EC7F1F" w:rsidRDefault="00EC7F1F" w:rsidP="002050EF">
      <w:pPr>
        <w:pStyle w:val="Corpsdetexte"/>
        <w:jc w:val="both"/>
      </w:pPr>
    </w:p>
    <w:p w14:paraId="18FE7588" w14:textId="53AD10F8" w:rsidR="00EC7F1F" w:rsidRPr="00EC7F1F" w:rsidRDefault="00D8788B" w:rsidP="002050EF">
      <w:pPr>
        <w:pStyle w:val="Corpsdetexte"/>
        <w:jc w:val="both"/>
        <w:rPr>
          <w:sz w:val="20"/>
          <w:szCs w:val="20"/>
        </w:rPr>
      </w:pPr>
      <w:r w:rsidRPr="00EC7F1F">
        <w:rPr>
          <w:sz w:val="20"/>
          <w:szCs w:val="20"/>
        </w:rPr>
        <w:t>Une</w:t>
      </w:r>
      <w:r w:rsidR="00EC7F1F" w:rsidRPr="00EC7F1F">
        <w:rPr>
          <w:sz w:val="20"/>
          <w:szCs w:val="20"/>
        </w:rPr>
        <w:t xml:space="preserve"> </w:t>
      </w:r>
      <w:r w:rsidRPr="00EC7F1F">
        <w:rPr>
          <w:sz w:val="20"/>
          <w:szCs w:val="20"/>
        </w:rPr>
        <w:t xml:space="preserve">donnée </w:t>
      </w:r>
      <w:r w:rsidR="00FC3D7F" w:rsidRPr="00EC7F1F">
        <w:rPr>
          <w:sz w:val="20"/>
          <w:szCs w:val="20"/>
        </w:rPr>
        <w:t>supprim</w:t>
      </w:r>
      <w:r w:rsidRPr="00EC7F1F">
        <w:rPr>
          <w:sz w:val="20"/>
          <w:szCs w:val="20"/>
        </w:rPr>
        <w:t>é</w:t>
      </w:r>
      <w:r w:rsidR="00FC3D7F" w:rsidRPr="00EC7F1F">
        <w:rPr>
          <w:sz w:val="20"/>
          <w:szCs w:val="20"/>
        </w:rPr>
        <w:t>e d</w:t>
      </w:r>
      <w:r w:rsidRPr="00EC7F1F">
        <w:rPr>
          <w:sz w:val="20"/>
          <w:szCs w:val="20"/>
        </w:rPr>
        <w:t>’un</w:t>
      </w:r>
      <w:r w:rsidR="00FC3D7F" w:rsidRPr="00EC7F1F">
        <w:rPr>
          <w:sz w:val="20"/>
          <w:szCs w:val="20"/>
        </w:rPr>
        <w:t>e</w:t>
      </w:r>
      <w:r w:rsidRPr="00EC7F1F">
        <w:rPr>
          <w:sz w:val="20"/>
          <w:szCs w:val="20"/>
        </w:rPr>
        <w:t xml:space="preserve"> table d’archive l’est définitivement.</w:t>
      </w:r>
    </w:p>
    <w:p w14:paraId="55C840DD" w14:textId="77777777" w:rsidR="00EC7F1F" w:rsidRDefault="00EC7F1F">
      <w:r>
        <w:br w:type="page"/>
      </w:r>
    </w:p>
    <w:p w14:paraId="5D8E0CC8" w14:textId="1C8F6B70" w:rsidR="001144A6" w:rsidRPr="00EC7F1F" w:rsidRDefault="00BA5EE4" w:rsidP="00304456">
      <w:pPr>
        <w:pStyle w:val="Titre1"/>
      </w:pPr>
      <w:bookmarkStart w:id="118" w:name="_Toc123817792"/>
      <w:bookmarkStart w:id="119" w:name="_Toc126601361"/>
      <w:r w:rsidRPr="00EC7F1F">
        <w:lastRenderedPageBreak/>
        <w:t>Tests</w:t>
      </w:r>
      <w:bookmarkEnd w:id="118"/>
      <w:bookmarkEnd w:id="119"/>
    </w:p>
    <w:p w14:paraId="6B60A34D" w14:textId="4974B90D" w:rsidR="00BA5EE4" w:rsidRPr="00EC7F1F" w:rsidRDefault="00CF44AB" w:rsidP="00EC7F1F">
      <w:pPr>
        <w:pStyle w:val="Listecontinue"/>
        <w:spacing w:after="0"/>
        <w:contextualSpacing w:val="0"/>
        <w:jc w:val="both"/>
      </w:pPr>
      <w:r w:rsidRPr="00EC7F1F">
        <w:t>P</w:t>
      </w:r>
      <w:r w:rsidR="001144A6" w:rsidRPr="00EC7F1F">
        <w:t>our mon premier projet, j</w:t>
      </w:r>
      <w:r w:rsidR="00BA5EE4" w:rsidRPr="00EC7F1F">
        <w:t xml:space="preserve">e me suis retrouvée confrontée à un problème : </w:t>
      </w:r>
    </w:p>
    <w:p w14:paraId="7565A333" w14:textId="09C37233" w:rsidR="00BA5EE4" w:rsidRPr="00EC7F1F" w:rsidRDefault="00E2274C" w:rsidP="00EC7F1F">
      <w:pPr>
        <w:pStyle w:val="Style1"/>
        <w:contextualSpacing w:val="0"/>
        <w:rPr>
          <w:sz w:val="22"/>
          <w:szCs w:val="22"/>
        </w:rPr>
      </w:pPr>
      <w:r w:rsidRPr="00EC7F1F">
        <w:rPr>
          <w:sz w:val="22"/>
          <w:szCs w:val="22"/>
        </w:rPr>
        <w:t>Pour le</w:t>
      </w:r>
      <w:r w:rsidR="00BA5EE4" w:rsidRPr="00EC7F1F">
        <w:rPr>
          <w:sz w:val="22"/>
          <w:szCs w:val="22"/>
        </w:rPr>
        <w:t xml:space="preserve"> front, comment tester les composants React ?</w:t>
      </w:r>
    </w:p>
    <w:p w14:paraId="5732E0D3" w14:textId="3D1BBED7" w:rsidR="00BA5EE4" w:rsidRPr="00EC7F1F" w:rsidRDefault="00E2274C" w:rsidP="00EC7F1F">
      <w:pPr>
        <w:pStyle w:val="Style1"/>
        <w:contextualSpacing w:val="0"/>
        <w:rPr>
          <w:sz w:val="22"/>
          <w:szCs w:val="22"/>
        </w:rPr>
      </w:pPr>
      <w:r w:rsidRPr="00EC7F1F">
        <w:rPr>
          <w:sz w:val="22"/>
          <w:szCs w:val="22"/>
        </w:rPr>
        <w:t>Pour le</w:t>
      </w:r>
      <w:r w:rsidR="00BA5EE4" w:rsidRPr="00EC7F1F">
        <w:rPr>
          <w:sz w:val="22"/>
          <w:szCs w:val="22"/>
        </w:rPr>
        <w:t xml:space="preserve"> back, comment définir des tests unitaires alors que toutes les fonctions sont des services qui interagissent avec la base de données ?</w:t>
      </w:r>
    </w:p>
    <w:p w14:paraId="054EACE0" w14:textId="3E47BA84" w:rsidR="00581C24" w:rsidRPr="00EC7F1F" w:rsidRDefault="00581C24" w:rsidP="00EC7F1F">
      <w:pPr>
        <w:pStyle w:val="Style1"/>
        <w:numPr>
          <w:ilvl w:val="0"/>
          <w:numId w:val="0"/>
        </w:numPr>
        <w:contextualSpacing w:val="0"/>
        <w:rPr>
          <w:sz w:val="22"/>
          <w:szCs w:val="22"/>
        </w:rPr>
      </w:pPr>
      <w:r w:rsidRPr="00EC7F1F">
        <w:rPr>
          <w:sz w:val="22"/>
          <w:szCs w:val="22"/>
        </w:rPr>
        <w:t xml:space="preserve">La réflexion a été intense, j’ai tout de même réussi à </w:t>
      </w:r>
      <w:r w:rsidR="005B5054" w:rsidRPr="00EC7F1F">
        <w:rPr>
          <w:sz w:val="22"/>
          <w:szCs w:val="22"/>
        </w:rPr>
        <w:t>réaliser 2 sortes de tests : unitaires pour les fonctions front et des fonctionnels pour l</w:t>
      </w:r>
      <w:r w:rsidRPr="00EC7F1F">
        <w:rPr>
          <w:sz w:val="22"/>
          <w:szCs w:val="22"/>
        </w:rPr>
        <w:t>e back.</w:t>
      </w:r>
    </w:p>
    <w:p w14:paraId="1215ED8B" w14:textId="5E46B974" w:rsidR="00BA5EE4" w:rsidRPr="00EC7F1F" w:rsidRDefault="00BA5EE4" w:rsidP="00304456">
      <w:pPr>
        <w:pStyle w:val="Titre2"/>
      </w:pPr>
      <w:bookmarkStart w:id="120" w:name="_Toc123817793"/>
      <w:bookmarkStart w:id="121" w:name="_Toc126601362"/>
      <w:r w:rsidRPr="00EC7F1F">
        <w:t>Tests unitaires</w:t>
      </w:r>
      <w:bookmarkEnd w:id="120"/>
      <w:bookmarkEnd w:id="121"/>
    </w:p>
    <w:p w14:paraId="67319405" w14:textId="7705DC05" w:rsidR="00581C24" w:rsidRPr="00EC7F1F" w:rsidRDefault="00581C24" w:rsidP="002050EF">
      <w:pPr>
        <w:pStyle w:val="Corpsdetexte"/>
        <w:jc w:val="both"/>
      </w:pPr>
      <w:r w:rsidRPr="00EC7F1F">
        <w:t>Dans le métier de développeur, les tests unitaires sont réalisés au fur et à mesure que les fonctions sont mises en place.</w:t>
      </w:r>
    </w:p>
    <w:p w14:paraId="726B9B48" w14:textId="740870D6" w:rsidR="00861F34" w:rsidRPr="00EC7F1F" w:rsidRDefault="001144A6" w:rsidP="002050EF">
      <w:pPr>
        <w:pStyle w:val="Style1"/>
        <w:numPr>
          <w:ilvl w:val="0"/>
          <w:numId w:val="0"/>
        </w:numPr>
        <w:rPr>
          <w:sz w:val="22"/>
          <w:szCs w:val="22"/>
        </w:rPr>
      </w:pPr>
      <w:r w:rsidRPr="00EC7F1F">
        <w:rPr>
          <w:sz w:val="22"/>
          <w:szCs w:val="22"/>
        </w:rPr>
        <w:t>L</w:t>
      </w:r>
      <w:r w:rsidR="002A29D8" w:rsidRPr="00EC7F1F">
        <w:rPr>
          <w:sz w:val="22"/>
          <w:szCs w:val="22"/>
        </w:rPr>
        <w:t xml:space="preserve">a librairie Jest, en JavaScript, </w:t>
      </w:r>
      <w:r w:rsidRPr="00EC7F1F">
        <w:rPr>
          <w:sz w:val="22"/>
          <w:szCs w:val="22"/>
        </w:rPr>
        <w:t>m’a permis de</w:t>
      </w:r>
      <w:r w:rsidR="00861F34" w:rsidRPr="00EC7F1F">
        <w:rPr>
          <w:sz w:val="22"/>
          <w:szCs w:val="22"/>
        </w:rPr>
        <w:t xml:space="preserve"> tester </w:t>
      </w:r>
      <w:r w:rsidR="00BA5EE4" w:rsidRPr="00EC7F1F">
        <w:rPr>
          <w:sz w:val="22"/>
          <w:szCs w:val="22"/>
        </w:rPr>
        <w:t xml:space="preserve">les fonctions front </w:t>
      </w:r>
      <w:r w:rsidR="00861F34" w:rsidRPr="00EC7F1F">
        <w:rPr>
          <w:sz w:val="22"/>
          <w:szCs w:val="22"/>
        </w:rPr>
        <w:t>utilisées par les composants pour :</w:t>
      </w:r>
    </w:p>
    <w:p w14:paraId="6BD4FE4D" w14:textId="1689E004" w:rsidR="00BA5EE4" w:rsidRPr="00EC7F1F" w:rsidRDefault="0091416B" w:rsidP="002050EF">
      <w:pPr>
        <w:pStyle w:val="Style1"/>
        <w:rPr>
          <w:sz w:val="22"/>
          <w:szCs w:val="22"/>
        </w:rPr>
      </w:pPr>
      <w:r w:rsidRPr="00EC7F1F">
        <w:rPr>
          <w:sz w:val="22"/>
          <w:szCs w:val="22"/>
        </w:rPr>
        <w:t xml:space="preserve">Déterminer les </w:t>
      </w:r>
      <w:r w:rsidR="00C26DDA" w:rsidRPr="00EC7F1F">
        <w:rPr>
          <w:sz w:val="22"/>
          <w:szCs w:val="22"/>
        </w:rPr>
        <w:t>«</w:t>
      </w:r>
      <w:r w:rsidR="00861F34" w:rsidRPr="00EC7F1F">
        <w:rPr>
          <w:sz w:val="22"/>
          <w:szCs w:val="22"/>
        </w:rPr>
        <w:t>class</w:t>
      </w:r>
      <w:r w:rsidR="00C26DDA" w:rsidRPr="00EC7F1F">
        <w:rPr>
          <w:sz w:val="22"/>
          <w:szCs w:val="22"/>
        </w:rPr>
        <w:t>»</w:t>
      </w:r>
      <w:r w:rsidR="00861F34" w:rsidRPr="00EC7F1F">
        <w:rPr>
          <w:sz w:val="22"/>
          <w:szCs w:val="22"/>
        </w:rPr>
        <w:t xml:space="preserve"> css</w:t>
      </w:r>
      <w:r w:rsidRPr="00EC7F1F">
        <w:rPr>
          <w:sz w:val="22"/>
          <w:szCs w:val="22"/>
        </w:rPr>
        <w:t xml:space="preserve"> du code html d’après certains paramètres</w:t>
      </w:r>
      <w:r w:rsidR="00861F34" w:rsidRPr="00EC7F1F">
        <w:rPr>
          <w:sz w:val="22"/>
          <w:szCs w:val="22"/>
        </w:rPr>
        <w:t>.</w:t>
      </w:r>
    </w:p>
    <w:p w14:paraId="552EFD42" w14:textId="5E9E27E8" w:rsidR="00861F34" w:rsidRPr="00EC7F1F" w:rsidRDefault="00861F34" w:rsidP="002050EF">
      <w:pPr>
        <w:pStyle w:val="Style1"/>
        <w:rPr>
          <w:sz w:val="22"/>
          <w:szCs w:val="22"/>
        </w:rPr>
      </w:pPr>
      <w:r w:rsidRPr="00EC7F1F">
        <w:rPr>
          <w:sz w:val="22"/>
          <w:szCs w:val="22"/>
        </w:rPr>
        <w:t>La mise en forme des dates.</w:t>
      </w:r>
    </w:p>
    <w:p w14:paraId="00D9BB84" w14:textId="59237482" w:rsidR="00BA5EE4" w:rsidRDefault="00627CDC" w:rsidP="002050EF">
      <w:pPr>
        <w:pStyle w:val="Style1"/>
        <w:rPr>
          <w:sz w:val="22"/>
          <w:szCs w:val="22"/>
        </w:rPr>
      </w:pPr>
      <w:r w:rsidRPr="00EC7F1F">
        <w:rPr>
          <w:sz w:val="22"/>
          <w:szCs w:val="22"/>
        </w:rPr>
        <w:t xml:space="preserve">Les manipulations un peu fastidieuses et répétitives (ex. nom du profil d’après le numéro, retour Null si un champ </w:t>
      </w:r>
      <w:r w:rsidR="001B46CE" w:rsidRPr="00EC7F1F">
        <w:rPr>
          <w:sz w:val="22"/>
          <w:szCs w:val="22"/>
        </w:rPr>
        <w:t>est</w:t>
      </w:r>
      <w:r w:rsidRPr="00EC7F1F">
        <w:rPr>
          <w:sz w:val="22"/>
          <w:szCs w:val="22"/>
        </w:rPr>
        <w:t xml:space="preserve"> </w:t>
      </w:r>
      <w:r w:rsidR="001B46CE" w:rsidRPr="00EC7F1F">
        <w:rPr>
          <w:sz w:val="22"/>
          <w:szCs w:val="22"/>
        </w:rPr>
        <w:t>vide,</w:t>
      </w:r>
      <w:r w:rsidRPr="00EC7F1F">
        <w:rPr>
          <w:sz w:val="22"/>
          <w:szCs w:val="22"/>
        </w:rPr>
        <w:t xml:space="preserve"> etc.)</w:t>
      </w:r>
    </w:p>
    <w:p w14:paraId="40398FB2" w14:textId="77777777" w:rsidR="00EC7F1F" w:rsidRPr="00EC7F1F" w:rsidRDefault="00EC7F1F" w:rsidP="00EC7F1F">
      <w:pPr>
        <w:pStyle w:val="Style1"/>
        <w:numPr>
          <w:ilvl w:val="0"/>
          <w:numId w:val="0"/>
        </w:numPr>
        <w:ind w:left="360"/>
        <w:rPr>
          <w:sz w:val="22"/>
          <w:szCs w:val="22"/>
        </w:rPr>
      </w:pPr>
    </w:p>
    <w:p w14:paraId="6EE5DA05" w14:textId="0618EAB0" w:rsidR="00CA1BDE" w:rsidRPr="00CA1BDE" w:rsidRDefault="00CE7257" w:rsidP="002050EF">
      <w:pPr>
        <w:pStyle w:val="Titre4"/>
        <w:jc w:val="both"/>
      </w:pPr>
      <w:bookmarkStart w:id="122" w:name="_Toc126601363"/>
      <w:r>
        <w:t>E</w:t>
      </w:r>
      <w:r w:rsidR="00CA1BDE" w:rsidRPr="00CA1BDE">
        <w:t>xemple</w:t>
      </w:r>
      <w:r>
        <w:t> :</w:t>
      </w:r>
      <w:r w:rsidR="00CA1BDE" w:rsidRPr="00CA1BDE">
        <w:t xml:space="preserve"> la fonction </w:t>
      </w:r>
      <w:r w:rsidR="00C26DDA">
        <w:t>«</w:t>
      </w:r>
      <w:r w:rsidR="00CA1BDE" w:rsidRPr="00CA1BDE">
        <w:t>findUserStatus</w:t>
      </w:r>
      <w:r w:rsidR="00C26DDA">
        <w:t>»</w:t>
      </w:r>
      <w:bookmarkEnd w:id="122"/>
    </w:p>
    <w:p w14:paraId="58E238E3" w14:textId="2748F4D8" w:rsidR="00F57961" w:rsidRPr="00EC7F1F" w:rsidRDefault="00EC7F1F" w:rsidP="00EC7F1F">
      <w:pPr>
        <w:pStyle w:val="Paragraphedeliste"/>
        <w:numPr>
          <w:ilvl w:val="0"/>
          <w:numId w:val="27"/>
        </w:numPr>
        <w:spacing w:after="0"/>
        <w:jc w:val="both"/>
      </w:pPr>
      <w:r w:rsidRPr="00EC7F1F">
        <w:t>Cette</w:t>
      </w:r>
      <w:r w:rsidR="00F57961" w:rsidRPr="00EC7F1F">
        <w:t xml:space="preserve"> fonction retourne un string d’après la date entrée en argument</w:t>
      </w:r>
      <w:r w:rsidR="00581C24" w:rsidRPr="00EC7F1F">
        <w:rPr>
          <w:rStyle w:val="Appelnotedebasdep"/>
        </w:rPr>
        <w:footnoteReference w:id="29"/>
      </w:r>
      <w:r w:rsidR="00F57961" w:rsidRPr="00EC7F1F">
        <w:t>.</w:t>
      </w:r>
    </w:p>
    <w:p w14:paraId="211152DF" w14:textId="6BB76B6B" w:rsidR="00ED11BD" w:rsidRPr="00D34636" w:rsidRDefault="00F57961" w:rsidP="002050EF">
      <w:pPr>
        <w:spacing w:after="0"/>
        <w:contextualSpacing/>
        <w:jc w:val="both"/>
        <w:rPr>
          <w:sz w:val="24"/>
          <w:szCs w:val="24"/>
        </w:rPr>
      </w:pPr>
      <w:r>
        <w:rPr>
          <w:noProof/>
        </w:rPr>
        <w:drawing>
          <wp:inline distT="0" distB="0" distL="0" distR="0" wp14:anchorId="4AA05389" wp14:editId="77465383">
            <wp:extent cx="4913644" cy="1319256"/>
            <wp:effectExtent l="0" t="0" r="1270" b="0"/>
            <wp:docPr id="48" name="Image 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10;&#10;Description générée automatiquement"/>
                    <pic:cNvPicPr/>
                  </pic:nvPicPr>
                  <pic:blipFill>
                    <a:blip r:embed="rId78"/>
                    <a:stretch>
                      <a:fillRect/>
                    </a:stretch>
                  </pic:blipFill>
                  <pic:spPr>
                    <a:xfrm>
                      <a:off x="0" y="0"/>
                      <a:ext cx="4949316" cy="1328834"/>
                    </a:xfrm>
                    <a:prstGeom prst="rect">
                      <a:avLst/>
                    </a:prstGeom>
                  </pic:spPr>
                </pic:pic>
              </a:graphicData>
            </a:graphic>
          </wp:inline>
        </w:drawing>
      </w:r>
    </w:p>
    <w:p w14:paraId="0EFD53DE" w14:textId="3C79CB29" w:rsidR="00BA5EE4" w:rsidRPr="00EC7F1F" w:rsidRDefault="002A29D8" w:rsidP="002050EF">
      <w:pPr>
        <w:pStyle w:val="Paragraphedeliste"/>
        <w:numPr>
          <w:ilvl w:val="0"/>
          <w:numId w:val="15"/>
        </w:numPr>
        <w:spacing w:after="0"/>
        <w:jc w:val="both"/>
      </w:pPr>
      <w:r w:rsidRPr="00EC7F1F">
        <w:t>Le test unitaire consiste à contrôler que le string de sortie est bien le bon, suivant qu</w:t>
      </w:r>
      <w:r w:rsidR="00E52E2A" w:rsidRPr="00EC7F1F">
        <w:t>e l’argument d</w:t>
      </w:r>
      <w:r w:rsidRPr="00EC7F1F">
        <w:t>’</w:t>
      </w:r>
      <w:r w:rsidR="00E52E2A" w:rsidRPr="00EC7F1F">
        <w:t xml:space="preserve">entrée </w:t>
      </w:r>
      <w:r w:rsidRPr="00EC7F1F">
        <w:t xml:space="preserve">est </w:t>
      </w:r>
      <w:r w:rsidR="001B46CE" w:rsidRPr="00EC7F1F">
        <w:t>Null</w:t>
      </w:r>
      <w:r w:rsidRPr="00EC7F1F">
        <w:t xml:space="preserve"> </w:t>
      </w:r>
      <w:r w:rsidR="001B46CE" w:rsidRPr="00EC7F1F">
        <w:t>ou pas</w:t>
      </w:r>
      <w:r w:rsidRPr="00EC7F1F">
        <w:t>.</w:t>
      </w:r>
    </w:p>
    <w:p w14:paraId="6A60D48D" w14:textId="6316195E" w:rsidR="002A29D8" w:rsidRDefault="002A29D8" w:rsidP="002050EF">
      <w:pPr>
        <w:spacing w:after="0"/>
        <w:contextualSpacing/>
        <w:jc w:val="both"/>
        <w:rPr>
          <w:sz w:val="24"/>
          <w:szCs w:val="24"/>
        </w:rPr>
      </w:pPr>
      <w:r>
        <w:rPr>
          <w:noProof/>
        </w:rPr>
        <w:drawing>
          <wp:inline distT="0" distB="0" distL="0" distR="0" wp14:anchorId="68243F0A" wp14:editId="55AD4C10">
            <wp:extent cx="4632290" cy="166596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77664" cy="1682278"/>
                    </a:xfrm>
                    <a:prstGeom prst="rect">
                      <a:avLst/>
                    </a:prstGeom>
                  </pic:spPr>
                </pic:pic>
              </a:graphicData>
            </a:graphic>
          </wp:inline>
        </w:drawing>
      </w:r>
    </w:p>
    <w:p w14:paraId="376C1FDC" w14:textId="406A46BD" w:rsidR="002A29D8" w:rsidRPr="00304456" w:rsidRDefault="00304456" w:rsidP="002050EF">
      <w:pPr>
        <w:spacing w:after="0"/>
        <w:contextualSpacing/>
        <w:jc w:val="both"/>
        <w:rPr>
          <w:sz w:val="20"/>
          <w:szCs w:val="20"/>
        </w:rPr>
      </w:pPr>
      <w:r w:rsidRPr="00304456">
        <w:rPr>
          <w:sz w:val="20"/>
          <w:szCs w:val="20"/>
        </w:rPr>
        <w:tab/>
        <w:t xml:space="preserve">Ici </w:t>
      </w:r>
      <w:r>
        <w:rPr>
          <w:sz w:val="20"/>
          <w:szCs w:val="20"/>
        </w:rPr>
        <w:t xml:space="preserve">il y a </w:t>
      </w:r>
      <w:r w:rsidRPr="00304456">
        <w:rPr>
          <w:sz w:val="20"/>
          <w:szCs w:val="20"/>
        </w:rPr>
        <w:t xml:space="preserve">2 tests car 2 </w:t>
      </w:r>
      <w:r>
        <w:rPr>
          <w:sz w:val="20"/>
          <w:szCs w:val="20"/>
        </w:rPr>
        <w:t>retours</w:t>
      </w:r>
      <w:r w:rsidRPr="00304456">
        <w:rPr>
          <w:sz w:val="20"/>
          <w:szCs w:val="20"/>
        </w:rPr>
        <w:t xml:space="preserve"> différentes sont </w:t>
      </w:r>
      <w:r>
        <w:rPr>
          <w:sz w:val="20"/>
          <w:szCs w:val="20"/>
        </w:rPr>
        <w:t>attendus</w:t>
      </w:r>
      <w:r w:rsidRPr="00304456">
        <w:rPr>
          <w:sz w:val="20"/>
          <w:szCs w:val="20"/>
        </w:rPr>
        <w:t>.</w:t>
      </w:r>
    </w:p>
    <w:p w14:paraId="26CA2CCC" w14:textId="35255D29" w:rsidR="00ED11BD" w:rsidRPr="00304456" w:rsidRDefault="00ED11BD" w:rsidP="002050EF">
      <w:pPr>
        <w:spacing w:after="0"/>
        <w:contextualSpacing/>
        <w:jc w:val="both"/>
      </w:pPr>
    </w:p>
    <w:p w14:paraId="7573B992" w14:textId="73A30169" w:rsidR="00ED11BD" w:rsidRDefault="00ED11BD" w:rsidP="002050EF">
      <w:pPr>
        <w:jc w:val="both"/>
        <w:rPr>
          <w:sz w:val="24"/>
          <w:szCs w:val="24"/>
        </w:rPr>
      </w:pPr>
      <w:r>
        <w:rPr>
          <w:sz w:val="24"/>
          <w:szCs w:val="24"/>
        </w:rPr>
        <w:br w:type="page"/>
      </w:r>
    </w:p>
    <w:p w14:paraId="73278A26" w14:textId="4949F100" w:rsidR="00A83F4F" w:rsidRPr="00CA1BDE" w:rsidRDefault="00A83F4F" w:rsidP="002050EF">
      <w:pPr>
        <w:pStyle w:val="Titre4"/>
        <w:jc w:val="both"/>
      </w:pPr>
      <w:bookmarkStart w:id="123" w:name="_Toc126601364"/>
      <w:r>
        <w:lastRenderedPageBreak/>
        <w:t>Utilisation d</w:t>
      </w:r>
      <w:r w:rsidR="0091416B">
        <w:t>’un</w:t>
      </w:r>
      <w:r>
        <w:t xml:space="preserve"> Pipeline GitHub</w:t>
      </w:r>
      <w:bookmarkEnd w:id="123"/>
    </w:p>
    <w:p w14:paraId="2CDEF8C0" w14:textId="128BBB3E" w:rsidR="00A83F4F" w:rsidRDefault="0091416B" w:rsidP="002050EF">
      <w:pPr>
        <w:pStyle w:val="Corpsdetexte"/>
        <w:jc w:val="both"/>
      </w:pPr>
      <w:bookmarkStart w:id="124" w:name="_Hlk124518518"/>
      <w:r w:rsidRPr="0091416B">
        <w:t xml:space="preserve">Un pipeline </w:t>
      </w:r>
      <w:r>
        <w:t>est une série d’instruction</w:t>
      </w:r>
      <w:r w:rsidR="00220075">
        <w:t>s</w:t>
      </w:r>
      <w:r>
        <w:t xml:space="preserve"> lancée automatiquement à la suite d’un élément déclencheur.</w:t>
      </w:r>
    </w:p>
    <w:p w14:paraId="13F64FBA" w14:textId="6296B74E" w:rsidR="00220075" w:rsidRDefault="00220075" w:rsidP="002050EF">
      <w:pPr>
        <w:pStyle w:val="Corpsdetexte"/>
        <w:jc w:val="both"/>
      </w:pPr>
      <w:r>
        <w:t xml:space="preserve">L’outil GitHub possède un système de pipeline grâce auquel </w:t>
      </w:r>
      <w:r w:rsidR="00ED11BD">
        <w:t>on peut, entre</w:t>
      </w:r>
      <w:r w:rsidR="00CF44AB">
        <w:t xml:space="preserve"> </w:t>
      </w:r>
      <w:r w:rsidR="00ED11BD">
        <w:t xml:space="preserve">autres, lancer </w:t>
      </w:r>
      <w:r>
        <w:t xml:space="preserve">les tests unitaires </w:t>
      </w:r>
      <w:r w:rsidR="00ED11BD">
        <w:t>après</w:t>
      </w:r>
      <w:r>
        <w:t xml:space="preserve"> chaque push.</w:t>
      </w:r>
      <w:r w:rsidR="00FE6607">
        <w:t xml:space="preserve"> </w:t>
      </w:r>
      <w:r>
        <w:t>Les instructions doivent être saisies en Linux dans un fichier .yml.</w:t>
      </w:r>
    </w:p>
    <w:p w14:paraId="6E45CB35" w14:textId="500A302C" w:rsidR="00946D97" w:rsidRDefault="00833A70" w:rsidP="002050EF">
      <w:pPr>
        <w:pStyle w:val="Corpsdetexte"/>
        <w:jc w:val="both"/>
      </w:pPr>
      <w:r>
        <w:t>Le résultat est accessible dans le repo</w:t>
      </w:r>
      <w:r w:rsidR="00946D97">
        <w:t xml:space="preserve"> GitHub</w:t>
      </w:r>
      <w:r>
        <w:t xml:space="preserve"> (menu Actions)</w:t>
      </w:r>
      <w:r w:rsidR="00946D97">
        <w:t xml:space="preserve"> après chaque push</w:t>
      </w:r>
      <w:r>
        <w:t>.</w:t>
      </w:r>
    </w:p>
    <w:p w14:paraId="0995CD53" w14:textId="388AB9B6" w:rsidR="00D27D96" w:rsidRDefault="00D27D96" w:rsidP="002050EF">
      <w:pPr>
        <w:pStyle w:val="Corpsdetexte"/>
        <w:jc w:val="both"/>
      </w:pPr>
      <w:r>
        <w:t>GitHub m’envoie un mail en cas d’échec</w:t>
      </w:r>
      <w:bookmarkEnd w:id="124"/>
      <w:r>
        <w:t>.</w:t>
      </w:r>
    </w:p>
    <w:p w14:paraId="061DD877" w14:textId="1DFCDC94" w:rsidR="00220075" w:rsidRDefault="00220075" w:rsidP="002050EF">
      <w:pPr>
        <w:pStyle w:val="lgende"/>
      </w:pPr>
      <w:r>
        <w:t>Extrait code : pipeline Github .yml</w:t>
      </w:r>
    </w:p>
    <w:p w14:paraId="327E532E" w14:textId="33AB29A7" w:rsidR="00220075" w:rsidRDefault="00220075" w:rsidP="002050EF">
      <w:pPr>
        <w:spacing w:after="0"/>
        <w:contextualSpacing/>
        <w:jc w:val="both"/>
        <w:rPr>
          <w:sz w:val="24"/>
          <w:szCs w:val="24"/>
        </w:rPr>
      </w:pPr>
      <w:r>
        <w:rPr>
          <w:noProof/>
        </w:rPr>
        <w:drawing>
          <wp:inline distT="0" distB="0" distL="0" distR="0" wp14:anchorId="30287A73" wp14:editId="04E8EBC3">
            <wp:extent cx="2928257" cy="1797777"/>
            <wp:effectExtent l="0" t="0" r="5715" b="0"/>
            <wp:docPr id="228" name="Image 2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 228" descr="Une image contenant texte&#10;&#10;Description générée automatiquement"/>
                    <pic:cNvPicPr/>
                  </pic:nvPicPr>
                  <pic:blipFill>
                    <a:blip r:embed="rId80"/>
                    <a:stretch>
                      <a:fillRect/>
                    </a:stretch>
                  </pic:blipFill>
                  <pic:spPr>
                    <a:xfrm>
                      <a:off x="0" y="0"/>
                      <a:ext cx="2938414" cy="1804013"/>
                    </a:xfrm>
                    <a:prstGeom prst="rect">
                      <a:avLst/>
                    </a:prstGeom>
                  </pic:spPr>
                </pic:pic>
              </a:graphicData>
            </a:graphic>
          </wp:inline>
        </w:drawing>
      </w:r>
    </w:p>
    <w:p w14:paraId="465A01E8" w14:textId="38193CED" w:rsidR="00E52E2A" w:rsidRPr="00E52E2A" w:rsidRDefault="00E52E2A" w:rsidP="002050EF">
      <w:pPr>
        <w:pStyle w:val="Corpsdetexte"/>
        <w:jc w:val="both"/>
      </w:pPr>
      <w:r w:rsidRPr="00E52E2A">
        <w:t xml:space="preserve">Dans un </w:t>
      </w:r>
      <w:r>
        <w:t>docker</w:t>
      </w:r>
      <w:r w:rsidRPr="00E52E2A">
        <w:t>, le pipeline récupère les fichiers du repo GitHub, installe npm et lance les tests unitaires.</w:t>
      </w:r>
    </w:p>
    <w:p w14:paraId="4D076E16" w14:textId="41040DEA" w:rsidR="00946D97" w:rsidRDefault="00000000" w:rsidP="002050EF">
      <w:pPr>
        <w:pStyle w:val="Titre4"/>
        <w:jc w:val="both"/>
      </w:pPr>
      <w:hyperlink w:anchor="_Annexe_1_–" w:history="1">
        <w:bookmarkStart w:id="125" w:name="_Toc126601365"/>
        <w:r w:rsidR="00946D97" w:rsidRPr="00946D97">
          <w:rPr>
            <w:rStyle w:val="Lienhypertexte"/>
            <w:szCs w:val="24"/>
          </w:rPr>
          <w:t xml:space="preserve">Annexe 1 : </w:t>
        </w:r>
        <w:r w:rsidR="00764D04">
          <w:rPr>
            <w:rStyle w:val="Lienhypertexte"/>
            <w:szCs w:val="24"/>
          </w:rPr>
          <w:t>écran</w:t>
        </w:r>
        <w:r w:rsidR="00946D97" w:rsidRPr="00946D97">
          <w:rPr>
            <w:rStyle w:val="Lienhypertexte"/>
            <w:szCs w:val="24"/>
          </w:rPr>
          <w:t xml:space="preserve"> d</w:t>
        </w:r>
        <w:r w:rsidR="00764D04">
          <w:rPr>
            <w:rStyle w:val="Lienhypertexte"/>
            <w:szCs w:val="24"/>
          </w:rPr>
          <w:t>u</w:t>
        </w:r>
        <w:r w:rsidR="00946D97" w:rsidRPr="00946D97">
          <w:rPr>
            <w:rStyle w:val="Lienhypertexte"/>
            <w:szCs w:val="24"/>
          </w:rPr>
          <w:t xml:space="preserve"> pipeline GitHub</w:t>
        </w:r>
        <w:bookmarkEnd w:id="125"/>
      </w:hyperlink>
    </w:p>
    <w:p w14:paraId="261A55C3" w14:textId="77777777" w:rsidR="00E241C5" w:rsidRDefault="00E241C5" w:rsidP="002050EF">
      <w:pPr>
        <w:spacing w:after="0"/>
        <w:contextualSpacing/>
        <w:jc w:val="both"/>
        <w:rPr>
          <w:sz w:val="24"/>
          <w:szCs w:val="24"/>
        </w:rPr>
      </w:pPr>
      <w:bookmarkStart w:id="126" w:name="_Base_de_tests"/>
      <w:bookmarkStart w:id="127" w:name="_Toc123817794"/>
      <w:bookmarkEnd w:id="126"/>
    </w:p>
    <w:p w14:paraId="05EA1E7D" w14:textId="53DE3C14" w:rsidR="00BA5EE4" w:rsidRDefault="00BA5EE4" w:rsidP="002050EF">
      <w:pPr>
        <w:pStyle w:val="Titre2"/>
        <w:jc w:val="both"/>
      </w:pPr>
      <w:bookmarkStart w:id="128" w:name="_Toc126601366"/>
      <w:r>
        <w:t xml:space="preserve">Tests </w:t>
      </w:r>
      <w:bookmarkEnd w:id="127"/>
      <w:r w:rsidR="00833A70">
        <w:t>fonctionnels</w:t>
      </w:r>
      <w:bookmarkEnd w:id="128"/>
    </w:p>
    <w:p w14:paraId="5EB7399E" w14:textId="48A8A93D" w:rsidR="00E241C5" w:rsidRDefault="00220075" w:rsidP="002050EF">
      <w:pPr>
        <w:pStyle w:val="Corpsdetexte"/>
        <w:jc w:val="both"/>
      </w:pPr>
      <w:bookmarkStart w:id="129" w:name="_Hlk124517323"/>
      <w:r>
        <w:t xml:space="preserve">Côté </w:t>
      </w:r>
      <w:r w:rsidR="001B46CE">
        <w:t>back</w:t>
      </w:r>
      <w:r>
        <w:t xml:space="preserve">, </w:t>
      </w:r>
      <w:r w:rsidR="00764D04">
        <w:t xml:space="preserve">il s’agit de contrôler </w:t>
      </w:r>
      <w:r w:rsidR="00A83F4F">
        <w:t>l</w:t>
      </w:r>
      <w:r w:rsidR="00833A70">
        <w:t xml:space="preserve">’enchaînement des </w:t>
      </w:r>
      <w:r w:rsidR="001B46CE">
        <w:t>services.</w:t>
      </w:r>
      <w:r w:rsidR="00FE6607">
        <w:t xml:space="preserve"> </w:t>
      </w:r>
      <w:r w:rsidR="00E241C5">
        <w:t>Ces tests doivent être effectué</w:t>
      </w:r>
      <w:r w:rsidR="00D27D96">
        <w:t>s</w:t>
      </w:r>
      <w:r w:rsidR="00E241C5">
        <w:t xml:space="preserve"> dans la </w:t>
      </w:r>
      <w:r w:rsidR="00E241C5" w:rsidRPr="00755166">
        <w:rPr>
          <w:u w:val="single"/>
        </w:rPr>
        <w:t xml:space="preserve">base </w:t>
      </w:r>
      <w:r w:rsidR="00755166">
        <w:rPr>
          <w:u w:val="single"/>
        </w:rPr>
        <w:t xml:space="preserve">de </w:t>
      </w:r>
      <w:r w:rsidR="00E241C5" w:rsidRPr="00755166">
        <w:rPr>
          <w:u w:val="single"/>
        </w:rPr>
        <w:t>test</w:t>
      </w:r>
      <w:r w:rsidR="00755166">
        <w:t>.</w:t>
      </w:r>
      <w:r w:rsidR="00FE6607">
        <w:t xml:space="preserve"> </w:t>
      </w:r>
      <w:r w:rsidR="00E241C5">
        <w:t>En effet, ils vont consister entre</w:t>
      </w:r>
      <w:r w:rsidR="00CF44AB">
        <w:t xml:space="preserve"> </w:t>
      </w:r>
      <w:r w:rsidR="00E241C5">
        <w:t>autres à insérer</w:t>
      </w:r>
      <w:r w:rsidR="00AD7BC2">
        <w:t>, supprimer</w:t>
      </w:r>
      <w:r w:rsidR="00E241C5">
        <w:t xml:space="preserve"> et mettre à jour de nouvelles données.</w:t>
      </w:r>
    </w:p>
    <w:p w14:paraId="6DD53A57" w14:textId="77777777" w:rsidR="00755166" w:rsidRPr="00D144E4" w:rsidRDefault="00755166" w:rsidP="002050EF">
      <w:pPr>
        <w:pStyle w:val="Titre4"/>
        <w:jc w:val="both"/>
      </w:pPr>
      <w:bookmarkStart w:id="130" w:name="_Toc123817795"/>
      <w:bookmarkStart w:id="131" w:name="_Toc126601367"/>
      <w:r>
        <w:t>Base de tests</w:t>
      </w:r>
      <w:bookmarkEnd w:id="130"/>
      <w:bookmarkEnd w:id="131"/>
    </w:p>
    <w:p w14:paraId="6C000DFF" w14:textId="67F1039C" w:rsidR="00FE6607" w:rsidRDefault="00755166" w:rsidP="002050EF">
      <w:pPr>
        <w:pStyle w:val="Corpsdetexte"/>
        <w:jc w:val="both"/>
      </w:pPr>
      <w:r>
        <w:t xml:space="preserve">Pour éviter les données fantômes et la corruption de données réelles, une base </w:t>
      </w:r>
      <w:r w:rsidR="00C26DDA">
        <w:t>«</w:t>
      </w:r>
      <w:r>
        <w:t>sos_immo_test</w:t>
      </w:r>
      <w:r w:rsidR="00C26DDA">
        <w:t>»</w:t>
      </w:r>
      <w:r>
        <w:t xml:space="preserve"> est mise en place, avec une structure identique à celle de la base de prod </w:t>
      </w:r>
      <w:r w:rsidR="00C26DDA">
        <w:t>«</w:t>
      </w:r>
      <w:r>
        <w:t>sos_immo</w:t>
      </w:r>
      <w:r w:rsidR="00C26DDA">
        <w:t>»</w:t>
      </w:r>
      <w:r>
        <w:t>.</w:t>
      </w:r>
    </w:p>
    <w:p w14:paraId="55B39503" w14:textId="1E244BA7" w:rsidR="00755166" w:rsidRPr="00304456" w:rsidRDefault="00755166" w:rsidP="00304456">
      <w:pPr>
        <w:pStyle w:val="Corpsdetexte"/>
        <w:spacing w:after="0"/>
        <w:contextualSpacing/>
        <w:jc w:val="both"/>
      </w:pPr>
      <w:r w:rsidRPr="00304456">
        <w:t>Avant de lancer les tests fonctionnels :</w:t>
      </w:r>
    </w:p>
    <w:p w14:paraId="54160E39" w14:textId="70F2D2B8" w:rsidR="00755166" w:rsidRPr="00304456" w:rsidRDefault="00755166" w:rsidP="00304456">
      <w:pPr>
        <w:pStyle w:val="Style1"/>
        <w:rPr>
          <w:sz w:val="22"/>
          <w:szCs w:val="22"/>
        </w:rPr>
      </w:pPr>
      <w:r w:rsidRPr="00304456">
        <w:rPr>
          <w:sz w:val="22"/>
          <w:szCs w:val="22"/>
        </w:rPr>
        <w:t>Réinitialiser entièrement cette base (tables et jeux de données).</w:t>
      </w:r>
    </w:p>
    <w:p w14:paraId="3ECF0A66" w14:textId="2DBBEF41" w:rsidR="00755166" w:rsidRPr="00304456" w:rsidRDefault="00000000" w:rsidP="00304456">
      <w:pPr>
        <w:pStyle w:val="Style1"/>
        <w:rPr>
          <w:sz w:val="22"/>
          <w:szCs w:val="22"/>
        </w:rPr>
      </w:pPr>
      <w:hyperlink w:anchor="_Externalisation_des_paramètres" w:history="1">
        <w:r w:rsidR="00755166" w:rsidRPr="00304456">
          <w:rPr>
            <w:rStyle w:val="Lienhypertexte"/>
            <w:sz w:val="22"/>
            <w:szCs w:val="22"/>
          </w:rPr>
          <w:t xml:space="preserve">Changer le nom de la base cible </w:t>
        </w:r>
        <w:r w:rsidR="00755166" w:rsidRPr="00304456">
          <w:rPr>
            <w:rStyle w:val="Lienhypertexte"/>
            <w:sz w:val="22"/>
            <w:szCs w:val="22"/>
          </w:rPr>
          <w:t>d</w:t>
        </w:r>
        <w:r w:rsidR="00755166" w:rsidRPr="00304456">
          <w:rPr>
            <w:rStyle w:val="Lienhypertexte"/>
            <w:sz w:val="22"/>
            <w:szCs w:val="22"/>
          </w:rPr>
          <w:t>ans le code du back</w:t>
        </w:r>
        <w:r w:rsidR="00645020" w:rsidRPr="00304456">
          <w:rPr>
            <w:rStyle w:val="Lienhypertexte"/>
            <w:sz w:val="22"/>
            <w:szCs w:val="22"/>
          </w:rPr>
          <w:t xml:space="preserve"> end</w:t>
        </w:r>
        <w:r w:rsidR="00645020" w:rsidRPr="00304456">
          <w:rPr>
            <w:rStyle w:val="Appelnotedebasdep"/>
            <w:color w:val="0563C1" w:themeColor="hyperlink"/>
            <w:sz w:val="22"/>
            <w:szCs w:val="22"/>
            <w:u w:val="single"/>
          </w:rPr>
          <w:footnoteReference w:id="30"/>
        </w:r>
        <w:r w:rsidR="00755166" w:rsidRPr="00304456">
          <w:rPr>
            <w:rStyle w:val="Lienhypertexte"/>
            <w:sz w:val="22"/>
            <w:szCs w:val="22"/>
          </w:rPr>
          <w:t>.</w:t>
        </w:r>
      </w:hyperlink>
    </w:p>
    <w:p w14:paraId="2BFFC254" w14:textId="0DCED168" w:rsidR="00755166" w:rsidRDefault="00755166" w:rsidP="002050EF">
      <w:pPr>
        <w:spacing w:after="0"/>
        <w:contextualSpacing/>
        <w:jc w:val="both"/>
        <w:rPr>
          <w:sz w:val="24"/>
          <w:szCs w:val="24"/>
        </w:rPr>
      </w:pPr>
    </w:p>
    <w:p w14:paraId="4F4D01FB" w14:textId="048ACF42" w:rsidR="00CE7257" w:rsidRDefault="00E241C5" w:rsidP="002050EF">
      <w:pPr>
        <w:pStyle w:val="Corpsdetexte"/>
        <w:jc w:val="both"/>
      </w:pPr>
      <w:r>
        <w:t xml:space="preserve">Un </w:t>
      </w:r>
      <w:r w:rsidR="00CE7257">
        <w:t xml:space="preserve">scénario </w:t>
      </w:r>
      <w:r>
        <w:t xml:space="preserve">est déterminé </w:t>
      </w:r>
      <w:r w:rsidR="00CE7257">
        <w:t>sur papier</w:t>
      </w:r>
      <w:r w:rsidR="00A83F4F">
        <w:t xml:space="preserve">, </w:t>
      </w:r>
      <w:r>
        <w:t xml:space="preserve">avec des instructions à suivre à la lettre sur l’interface </w:t>
      </w:r>
      <w:r w:rsidR="00833A70">
        <w:t>front</w:t>
      </w:r>
      <w:r>
        <w:t>.</w:t>
      </w:r>
    </w:p>
    <w:p w14:paraId="6290BAA5" w14:textId="7F44CB4C" w:rsidR="007E0896" w:rsidRPr="00D27D96" w:rsidRDefault="00000000" w:rsidP="002050EF">
      <w:pPr>
        <w:pStyle w:val="Titre4"/>
        <w:jc w:val="both"/>
      </w:pPr>
      <w:hyperlink w:anchor="_Annexe_2_–" w:history="1">
        <w:bookmarkStart w:id="132" w:name="_Toc126601368"/>
        <w:r w:rsidR="00946D97" w:rsidRPr="00D27D96">
          <w:rPr>
            <w:rStyle w:val="Lienhypertexte"/>
            <w:szCs w:val="24"/>
          </w:rPr>
          <w:t xml:space="preserve">Annexe 2 - </w:t>
        </w:r>
        <w:r w:rsidR="007434C6" w:rsidRPr="00D27D96">
          <w:rPr>
            <w:rStyle w:val="Lienhypertexte"/>
            <w:szCs w:val="24"/>
          </w:rPr>
          <w:t xml:space="preserve">exemple de scénario </w:t>
        </w:r>
        <w:r w:rsidR="00946D97" w:rsidRPr="00D27D96">
          <w:rPr>
            <w:rStyle w:val="Lienhypertexte"/>
            <w:szCs w:val="24"/>
          </w:rPr>
          <w:t>complexe</w:t>
        </w:r>
        <w:bookmarkEnd w:id="132"/>
      </w:hyperlink>
    </w:p>
    <w:p w14:paraId="68A28445" w14:textId="3CD45A25" w:rsidR="00BA5EE4" w:rsidRDefault="00E241C5" w:rsidP="002050EF">
      <w:pPr>
        <w:pStyle w:val="Corpsdetexte"/>
        <w:jc w:val="both"/>
      </w:pPr>
      <w:r>
        <w:t xml:space="preserve">Ce travail est fastidieux et </w:t>
      </w:r>
      <w:r w:rsidR="00A83F4F">
        <w:t xml:space="preserve">l’interface </w:t>
      </w:r>
      <w:r w:rsidR="00833A70">
        <w:t xml:space="preserve">front </w:t>
      </w:r>
      <w:r w:rsidR="00E341FC">
        <w:t>a</w:t>
      </w:r>
      <w:r w:rsidR="00A83F4F">
        <w:t xml:space="preserve"> des limites. J</w:t>
      </w:r>
      <w:r w:rsidR="00BA5EE4" w:rsidRPr="00D34636">
        <w:t xml:space="preserve">’ai utilisé </w:t>
      </w:r>
      <w:r w:rsidR="009077E7">
        <w:t>l</w:t>
      </w:r>
      <w:r w:rsidR="002541C2">
        <w:t xml:space="preserve">’outil </w:t>
      </w:r>
      <w:r w:rsidR="00BA5EE4" w:rsidRPr="00D34636">
        <w:t xml:space="preserve">PostMan qui permet </w:t>
      </w:r>
      <w:r w:rsidR="00A83F4F">
        <w:t xml:space="preserve">de tester </w:t>
      </w:r>
      <w:r w:rsidR="002541C2">
        <w:t xml:space="preserve">les </w:t>
      </w:r>
      <w:r w:rsidR="00764D04">
        <w:t>API</w:t>
      </w:r>
      <w:r w:rsidR="002541C2">
        <w:t xml:space="preserve"> directement </w:t>
      </w:r>
      <w:r w:rsidR="009077E7">
        <w:t xml:space="preserve">sans l’intermédiaire </w:t>
      </w:r>
      <w:r w:rsidR="00AD7BC2">
        <w:t>de l’interface graphique</w:t>
      </w:r>
      <w:r w:rsidR="009077E7">
        <w:t xml:space="preserve"> </w:t>
      </w:r>
      <w:r w:rsidR="00A83F4F">
        <w:t xml:space="preserve">et d’établir de véritables </w:t>
      </w:r>
      <w:r w:rsidR="00D144E4" w:rsidRPr="00D34636">
        <w:t>scénario</w:t>
      </w:r>
      <w:r w:rsidR="00A83F4F">
        <w:t>s</w:t>
      </w:r>
      <w:r w:rsidR="00BA5EE4" w:rsidRPr="00D34636">
        <w:t xml:space="preserve"> </w:t>
      </w:r>
      <w:r w:rsidR="009077E7">
        <w:t>d’</w:t>
      </w:r>
      <w:r w:rsidR="00BA5EE4" w:rsidRPr="00D34636">
        <w:t>enchaîn</w:t>
      </w:r>
      <w:r w:rsidR="00764D04">
        <w:t>em</w:t>
      </w:r>
      <w:r w:rsidR="00BA5EE4" w:rsidRPr="00D34636">
        <w:t xml:space="preserve">ent </w:t>
      </w:r>
      <w:r w:rsidR="009077E7">
        <w:t>des</w:t>
      </w:r>
      <w:r w:rsidR="00BA5EE4" w:rsidRPr="00D34636">
        <w:t xml:space="preserve"> services.</w:t>
      </w:r>
      <w:r w:rsidR="007434C6">
        <w:t xml:space="preserve"> Ces enchaînements sont nommés Collections.</w:t>
      </w:r>
    </w:p>
    <w:p w14:paraId="399317F5" w14:textId="4890DAE8" w:rsidR="00181268" w:rsidRPr="00181268" w:rsidRDefault="00000000" w:rsidP="002050EF">
      <w:pPr>
        <w:pStyle w:val="Titre4"/>
        <w:jc w:val="both"/>
      </w:pPr>
      <w:hyperlink w:anchor="_Annexe_3_-" w:history="1">
        <w:bookmarkStart w:id="133" w:name="_Toc126601369"/>
        <w:r w:rsidR="00181268" w:rsidRPr="00D27D96">
          <w:rPr>
            <w:rStyle w:val="Lienhypertexte"/>
            <w:szCs w:val="24"/>
          </w:rPr>
          <w:t>Annexe 3 - exemples de</w:t>
        </w:r>
        <w:r w:rsidR="00181268">
          <w:rPr>
            <w:rStyle w:val="Lienhypertexte"/>
            <w:szCs w:val="24"/>
          </w:rPr>
          <w:t xml:space="preserve"> test</w:t>
        </w:r>
        <w:r w:rsidR="00181268" w:rsidRPr="00D27D96">
          <w:rPr>
            <w:rStyle w:val="Lienhypertexte"/>
            <w:szCs w:val="24"/>
          </w:rPr>
          <w:t xml:space="preserve"> Postman</w:t>
        </w:r>
        <w:bookmarkEnd w:id="133"/>
      </w:hyperlink>
    </w:p>
    <w:bookmarkEnd w:id="129"/>
    <w:p w14:paraId="10BFE592" w14:textId="47E6A643" w:rsidR="00E241C5" w:rsidRPr="007C0524" w:rsidRDefault="007C0524" w:rsidP="002050EF">
      <w:pPr>
        <w:pStyle w:val="Titre4"/>
        <w:jc w:val="both"/>
        <w:rPr>
          <w:rStyle w:val="Lienhypertexte"/>
          <w:szCs w:val="24"/>
        </w:rPr>
      </w:pPr>
      <w:r>
        <w:fldChar w:fldCharType="begin"/>
      </w:r>
      <w:r>
        <w:instrText xml:space="preserve"> HYPERLINK  \l "_Annexe_4_-_1" </w:instrText>
      </w:r>
      <w:r>
        <w:fldChar w:fldCharType="separate"/>
      </w:r>
      <w:bookmarkStart w:id="134" w:name="_Toc126601370"/>
      <w:r w:rsidR="00946D97" w:rsidRPr="007C0524">
        <w:rPr>
          <w:rStyle w:val="Lienhypertexte"/>
          <w:szCs w:val="24"/>
        </w:rPr>
        <w:t xml:space="preserve">Annexe </w:t>
      </w:r>
      <w:r w:rsidR="00181268" w:rsidRPr="007C0524">
        <w:rPr>
          <w:rStyle w:val="Lienhypertexte"/>
          <w:szCs w:val="24"/>
        </w:rPr>
        <w:t>4</w:t>
      </w:r>
      <w:r w:rsidR="00946D97" w:rsidRPr="007C0524">
        <w:rPr>
          <w:rStyle w:val="Lienhypertexte"/>
          <w:szCs w:val="24"/>
        </w:rPr>
        <w:t xml:space="preserve"> - </w:t>
      </w:r>
      <w:r w:rsidR="007434C6" w:rsidRPr="007C0524">
        <w:rPr>
          <w:rStyle w:val="Lienhypertexte"/>
          <w:szCs w:val="24"/>
        </w:rPr>
        <w:t>exemples de collections Postma</w:t>
      </w:r>
      <w:r w:rsidR="00946D97" w:rsidRPr="007C0524">
        <w:rPr>
          <w:rStyle w:val="Lienhypertexte"/>
          <w:szCs w:val="24"/>
        </w:rPr>
        <w:t>n</w:t>
      </w:r>
      <w:bookmarkEnd w:id="134"/>
    </w:p>
    <w:p w14:paraId="4683C934" w14:textId="345074BD" w:rsidR="00E241C5" w:rsidRDefault="007C0524" w:rsidP="002050EF">
      <w:pPr>
        <w:spacing w:after="0"/>
        <w:contextualSpacing/>
        <w:jc w:val="both"/>
        <w:rPr>
          <w:sz w:val="24"/>
          <w:szCs w:val="24"/>
        </w:rPr>
      </w:pPr>
      <w:r>
        <w:rPr>
          <w:sz w:val="24"/>
          <w:szCs w:val="24"/>
        </w:rPr>
        <w:fldChar w:fldCharType="end"/>
      </w:r>
    </w:p>
    <w:p w14:paraId="18E2DD73" w14:textId="525634F5" w:rsidR="00833A70" w:rsidRDefault="00833A70" w:rsidP="002050EF">
      <w:pPr>
        <w:jc w:val="both"/>
        <w:rPr>
          <w:sz w:val="24"/>
          <w:szCs w:val="24"/>
        </w:rPr>
      </w:pPr>
      <w:r>
        <w:rPr>
          <w:sz w:val="24"/>
          <w:szCs w:val="24"/>
        </w:rPr>
        <w:br w:type="page"/>
      </w:r>
    </w:p>
    <w:p w14:paraId="684F0F51" w14:textId="03764AC2" w:rsidR="009D0553" w:rsidRPr="00D34636" w:rsidRDefault="00E9460F" w:rsidP="002050EF">
      <w:pPr>
        <w:pStyle w:val="Titre1"/>
        <w:jc w:val="both"/>
      </w:pPr>
      <w:bookmarkStart w:id="135" w:name="_Toc123817796"/>
      <w:bookmarkStart w:id="136" w:name="_Toc126601371"/>
      <w:r>
        <w:lastRenderedPageBreak/>
        <w:t>O</w:t>
      </w:r>
      <w:r w:rsidR="009D0553" w:rsidRPr="00D34636">
        <w:t>rganisation</w:t>
      </w:r>
      <w:bookmarkEnd w:id="135"/>
      <w:bookmarkEnd w:id="136"/>
    </w:p>
    <w:p w14:paraId="11F60FEA" w14:textId="569C23A7" w:rsidR="00015BBD" w:rsidRPr="00D34636" w:rsidRDefault="00E9460F" w:rsidP="002050EF">
      <w:pPr>
        <w:pStyle w:val="Corpsdetexte"/>
        <w:jc w:val="both"/>
      </w:pPr>
      <w:r>
        <w:t xml:space="preserve">Un certain nombre </w:t>
      </w:r>
      <w:r w:rsidR="009D0553" w:rsidRPr="00D34636">
        <w:t>d</w:t>
      </w:r>
      <w:r>
        <w:t>’</w:t>
      </w:r>
      <w:r w:rsidR="009D0553" w:rsidRPr="00D34636">
        <w:t xml:space="preserve">outils </w:t>
      </w:r>
      <w:r>
        <w:t xml:space="preserve">ont été </w:t>
      </w:r>
      <w:r w:rsidR="009D0553" w:rsidRPr="00D34636">
        <w:t>utilisés pour l’élaboration de ce projet</w:t>
      </w:r>
      <w:r>
        <w:t>.</w:t>
      </w:r>
      <w:r w:rsidR="00D86C7D">
        <w:t xml:space="preserve"> </w:t>
      </w:r>
      <w:r w:rsidR="00015BBD">
        <w:t xml:space="preserve">Il est inutile de tous les énumérer, voici les </w:t>
      </w:r>
      <w:r w:rsidR="00A83F4F">
        <w:t xml:space="preserve">principaux </w:t>
      </w:r>
      <w:r w:rsidR="00015BBD">
        <w:t>logos.</w:t>
      </w:r>
    </w:p>
    <w:p w14:paraId="2423DE74" w14:textId="54AA90CA" w:rsidR="0094224A" w:rsidRDefault="005E24FA" w:rsidP="002050EF">
      <w:pPr>
        <w:spacing w:after="0"/>
        <w:contextualSpacing/>
        <w:jc w:val="both"/>
        <w:rPr>
          <w:sz w:val="24"/>
          <w:szCs w:val="24"/>
        </w:rPr>
      </w:pPr>
      <w:r>
        <w:rPr>
          <w:noProof/>
        </w:rPr>
        <w:drawing>
          <wp:inline distT="0" distB="0" distL="0" distR="0" wp14:anchorId="70F61DE0" wp14:editId="2CE50E11">
            <wp:extent cx="6353175" cy="1457325"/>
            <wp:effectExtent l="0" t="0" r="9525" b="9525"/>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53175" cy="1457325"/>
                    </a:xfrm>
                    <a:prstGeom prst="rect">
                      <a:avLst/>
                    </a:prstGeom>
                  </pic:spPr>
                </pic:pic>
              </a:graphicData>
            </a:graphic>
          </wp:inline>
        </w:drawing>
      </w:r>
    </w:p>
    <w:p w14:paraId="746C08BF" w14:textId="33EE0A1D" w:rsidR="00002D1C" w:rsidRDefault="00002D1C" w:rsidP="002050EF">
      <w:pPr>
        <w:spacing w:after="0"/>
        <w:contextualSpacing/>
        <w:jc w:val="both"/>
        <w:rPr>
          <w:sz w:val="24"/>
          <w:szCs w:val="24"/>
        </w:rPr>
      </w:pPr>
      <w:r>
        <w:rPr>
          <w:noProof/>
        </w:rPr>
        <w:drawing>
          <wp:anchor distT="0" distB="0" distL="114300" distR="114300" simplePos="0" relativeHeight="251713536" behindDoc="1" locked="0" layoutInCell="1" allowOverlap="1" wp14:anchorId="7E8EE789" wp14:editId="0F526A6D">
            <wp:simplePos x="0" y="0"/>
            <wp:positionH relativeFrom="column">
              <wp:posOffset>1519772</wp:posOffset>
            </wp:positionH>
            <wp:positionV relativeFrom="paragraph">
              <wp:posOffset>121486</wp:posOffset>
            </wp:positionV>
            <wp:extent cx="4623435" cy="2981960"/>
            <wp:effectExtent l="0" t="0" r="5715" b="8890"/>
            <wp:wrapTight wrapText="bothSides">
              <wp:wrapPolygon edited="0">
                <wp:start x="0" y="0"/>
                <wp:lineTo x="0" y="21526"/>
                <wp:lineTo x="21538" y="21526"/>
                <wp:lineTo x="21538"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623435" cy="2981960"/>
                    </a:xfrm>
                    <a:prstGeom prst="rect">
                      <a:avLst/>
                    </a:prstGeom>
                  </pic:spPr>
                </pic:pic>
              </a:graphicData>
            </a:graphic>
            <wp14:sizeRelH relativeFrom="margin">
              <wp14:pctWidth>0</wp14:pctWidth>
            </wp14:sizeRelH>
            <wp14:sizeRelV relativeFrom="margin">
              <wp14:pctHeight>0</wp14:pctHeight>
            </wp14:sizeRelV>
          </wp:anchor>
        </w:drawing>
      </w:r>
    </w:p>
    <w:p w14:paraId="527606D4" w14:textId="14FC73AA" w:rsidR="0094224A" w:rsidRPr="0094224A" w:rsidRDefault="0094224A" w:rsidP="002050EF">
      <w:pPr>
        <w:spacing w:after="0"/>
        <w:contextualSpacing/>
        <w:jc w:val="both"/>
        <w:rPr>
          <w:sz w:val="24"/>
          <w:szCs w:val="24"/>
        </w:rPr>
      </w:pPr>
    </w:p>
    <w:p w14:paraId="1725ED7E" w14:textId="5110DCAF" w:rsidR="00015BBD" w:rsidRPr="0094224A" w:rsidRDefault="00015BBD" w:rsidP="002050EF">
      <w:pPr>
        <w:pStyle w:val="Corpsdetexte"/>
        <w:jc w:val="both"/>
      </w:pPr>
      <w:r w:rsidRPr="0094224A">
        <w:t>Etapes</w:t>
      </w:r>
      <w:r w:rsidR="00407D14" w:rsidRPr="0094224A">
        <w:t xml:space="preserve"> préparatoires</w:t>
      </w:r>
      <w:r w:rsidRPr="0094224A">
        <w:t> :</w:t>
      </w:r>
    </w:p>
    <w:p w14:paraId="3B1B02AC" w14:textId="74C2839B" w:rsidR="0094224A" w:rsidRPr="0094224A" w:rsidRDefault="0094224A" w:rsidP="002050EF">
      <w:pPr>
        <w:spacing w:after="0"/>
        <w:jc w:val="both"/>
        <w:rPr>
          <w:sz w:val="24"/>
          <w:szCs w:val="24"/>
        </w:rPr>
      </w:pPr>
    </w:p>
    <w:p w14:paraId="24A0F259" w14:textId="4D7DF442" w:rsidR="0094224A" w:rsidRPr="0094224A" w:rsidRDefault="0094224A" w:rsidP="002050EF">
      <w:pPr>
        <w:spacing w:after="0"/>
        <w:jc w:val="both"/>
        <w:rPr>
          <w:sz w:val="24"/>
          <w:szCs w:val="24"/>
        </w:rPr>
      </w:pPr>
    </w:p>
    <w:p w14:paraId="74105D18" w14:textId="1E406879" w:rsidR="0094224A" w:rsidRPr="0094224A" w:rsidRDefault="0094224A" w:rsidP="002050EF">
      <w:pPr>
        <w:spacing w:after="0"/>
        <w:jc w:val="both"/>
        <w:rPr>
          <w:sz w:val="24"/>
          <w:szCs w:val="24"/>
        </w:rPr>
      </w:pPr>
    </w:p>
    <w:p w14:paraId="7B8397EE" w14:textId="28D57EB1" w:rsidR="0094224A" w:rsidRPr="0094224A" w:rsidRDefault="0094224A" w:rsidP="002050EF">
      <w:pPr>
        <w:spacing w:after="0"/>
        <w:jc w:val="both"/>
        <w:rPr>
          <w:sz w:val="24"/>
          <w:szCs w:val="24"/>
        </w:rPr>
      </w:pPr>
    </w:p>
    <w:p w14:paraId="0060AB20" w14:textId="17919856" w:rsidR="0094224A" w:rsidRPr="0094224A" w:rsidRDefault="0094224A" w:rsidP="002050EF">
      <w:pPr>
        <w:spacing w:after="0"/>
        <w:jc w:val="both"/>
        <w:rPr>
          <w:sz w:val="24"/>
          <w:szCs w:val="24"/>
        </w:rPr>
      </w:pPr>
    </w:p>
    <w:p w14:paraId="478DDE13" w14:textId="18D206A5" w:rsidR="0094224A" w:rsidRDefault="0094224A" w:rsidP="002050EF">
      <w:pPr>
        <w:spacing w:after="0"/>
        <w:jc w:val="both"/>
        <w:rPr>
          <w:sz w:val="24"/>
          <w:szCs w:val="24"/>
        </w:rPr>
      </w:pPr>
    </w:p>
    <w:p w14:paraId="4C55B052" w14:textId="47EAF601" w:rsidR="00002D1C" w:rsidRDefault="00002D1C" w:rsidP="002050EF">
      <w:pPr>
        <w:spacing w:after="0"/>
        <w:jc w:val="both"/>
        <w:rPr>
          <w:sz w:val="24"/>
          <w:szCs w:val="24"/>
        </w:rPr>
      </w:pPr>
    </w:p>
    <w:p w14:paraId="4F44FD35" w14:textId="24B2B478" w:rsidR="0094224A" w:rsidRPr="0094224A" w:rsidRDefault="0094224A" w:rsidP="002050EF">
      <w:pPr>
        <w:spacing w:after="0"/>
        <w:jc w:val="both"/>
        <w:rPr>
          <w:sz w:val="24"/>
          <w:szCs w:val="24"/>
        </w:rPr>
      </w:pPr>
    </w:p>
    <w:p w14:paraId="76C22DBE" w14:textId="579E8944" w:rsidR="0094224A" w:rsidRPr="0094224A" w:rsidRDefault="0094224A" w:rsidP="002050EF">
      <w:pPr>
        <w:spacing w:after="0"/>
        <w:jc w:val="both"/>
        <w:rPr>
          <w:sz w:val="24"/>
          <w:szCs w:val="24"/>
        </w:rPr>
      </w:pPr>
    </w:p>
    <w:p w14:paraId="4AA3113B" w14:textId="2A1DD29D" w:rsidR="0094224A" w:rsidRPr="0094224A" w:rsidRDefault="0094224A" w:rsidP="002050EF">
      <w:pPr>
        <w:spacing w:after="0"/>
        <w:jc w:val="both"/>
        <w:rPr>
          <w:sz w:val="24"/>
          <w:szCs w:val="24"/>
        </w:rPr>
      </w:pPr>
    </w:p>
    <w:p w14:paraId="59EA7189" w14:textId="0228895A" w:rsidR="0094224A" w:rsidRPr="0094224A" w:rsidRDefault="0094224A" w:rsidP="002050EF">
      <w:pPr>
        <w:spacing w:after="0"/>
        <w:jc w:val="both"/>
        <w:rPr>
          <w:sz w:val="24"/>
          <w:szCs w:val="24"/>
        </w:rPr>
      </w:pPr>
    </w:p>
    <w:p w14:paraId="6ABF4A99" w14:textId="3BACE815" w:rsidR="0094224A" w:rsidRPr="0094224A" w:rsidRDefault="006277E9" w:rsidP="002050EF">
      <w:pPr>
        <w:spacing w:after="0"/>
        <w:jc w:val="both"/>
        <w:rPr>
          <w:sz w:val="24"/>
          <w:szCs w:val="24"/>
        </w:rPr>
      </w:pPr>
      <w:r>
        <w:rPr>
          <w:noProof/>
        </w:rPr>
        <w:drawing>
          <wp:anchor distT="0" distB="0" distL="114300" distR="114300" simplePos="0" relativeHeight="251693056" behindDoc="1" locked="0" layoutInCell="1" allowOverlap="1" wp14:anchorId="497D7DA7" wp14:editId="37C46B3B">
            <wp:simplePos x="0" y="0"/>
            <wp:positionH relativeFrom="column">
              <wp:posOffset>2139516</wp:posOffset>
            </wp:positionH>
            <wp:positionV relativeFrom="paragraph">
              <wp:posOffset>53929</wp:posOffset>
            </wp:positionV>
            <wp:extent cx="4007485" cy="3528695"/>
            <wp:effectExtent l="0" t="0" r="0" b="0"/>
            <wp:wrapTight wrapText="bothSides">
              <wp:wrapPolygon edited="0">
                <wp:start x="0" y="0"/>
                <wp:lineTo x="0" y="21456"/>
                <wp:lineTo x="21460" y="21456"/>
                <wp:lineTo x="21460" y="0"/>
                <wp:lineTo x="0" y="0"/>
              </wp:wrapPolygon>
            </wp:wrapTight>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007485" cy="3528695"/>
                    </a:xfrm>
                    <a:prstGeom prst="rect">
                      <a:avLst/>
                    </a:prstGeom>
                  </pic:spPr>
                </pic:pic>
              </a:graphicData>
            </a:graphic>
            <wp14:sizeRelH relativeFrom="margin">
              <wp14:pctWidth>0</wp14:pctWidth>
            </wp14:sizeRelH>
            <wp14:sizeRelV relativeFrom="margin">
              <wp14:pctHeight>0</wp14:pctHeight>
            </wp14:sizeRelV>
          </wp:anchor>
        </w:drawing>
      </w:r>
    </w:p>
    <w:p w14:paraId="3FAAD785" w14:textId="6A089099" w:rsidR="0094224A" w:rsidRPr="0094224A" w:rsidRDefault="0094224A" w:rsidP="002050EF">
      <w:pPr>
        <w:spacing w:after="0"/>
        <w:jc w:val="both"/>
        <w:rPr>
          <w:sz w:val="24"/>
          <w:szCs w:val="24"/>
        </w:rPr>
      </w:pPr>
    </w:p>
    <w:p w14:paraId="6C2CFB6E" w14:textId="327BCC25" w:rsidR="0094224A" w:rsidRPr="0094224A" w:rsidRDefault="0094224A" w:rsidP="002050EF">
      <w:pPr>
        <w:pStyle w:val="Corpsdetexte"/>
        <w:jc w:val="both"/>
      </w:pPr>
      <w:r w:rsidRPr="0094224A">
        <w:t xml:space="preserve">Création d’une </w:t>
      </w:r>
      <w:r w:rsidR="006277E9" w:rsidRPr="0094224A">
        <w:t>foncti</w:t>
      </w:r>
      <w:r w:rsidR="006277E9">
        <w:t>o</w:t>
      </w:r>
      <w:r w:rsidR="006277E9" w:rsidRPr="0094224A">
        <w:t>nnalité</w:t>
      </w:r>
      <w:r w:rsidR="006277E9">
        <w:t xml:space="preserve"> </w:t>
      </w:r>
      <w:r w:rsidRPr="0094224A">
        <w:t>:</w:t>
      </w:r>
    </w:p>
    <w:p w14:paraId="45DB7927" w14:textId="0FC3994C" w:rsidR="0094224A" w:rsidRDefault="0094224A" w:rsidP="002050EF">
      <w:pPr>
        <w:spacing w:after="0"/>
        <w:contextualSpacing/>
        <w:jc w:val="both"/>
        <w:rPr>
          <w:sz w:val="24"/>
          <w:szCs w:val="24"/>
        </w:rPr>
      </w:pPr>
    </w:p>
    <w:p w14:paraId="5DDCC110" w14:textId="78E77573" w:rsidR="0094224A" w:rsidRDefault="0094224A" w:rsidP="002050EF">
      <w:pPr>
        <w:spacing w:after="0"/>
        <w:contextualSpacing/>
        <w:jc w:val="both"/>
        <w:rPr>
          <w:sz w:val="24"/>
          <w:szCs w:val="24"/>
        </w:rPr>
      </w:pPr>
    </w:p>
    <w:p w14:paraId="6291B988" w14:textId="17E45355" w:rsidR="0094224A" w:rsidRDefault="006277E9" w:rsidP="002050EF">
      <w:pPr>
        <w:spacing w:after="0"/>
        <w:contextualSpacing/>
        <w:jc w:val="both"/>
        <w:rPr>
          <w:sz w:val="24"/>
          <w:szCs w:val="24"/>
        </w:rPr>
      </w:pPr>
      <w:r>
        <w:rPr>
          <w:sz w:val="24"/>
          <w:szCs w:val="24"/>
        </w:rPr>
        <w:t xml:space="preserve"> </w:t>
      </w:r>
    </w:p>
    <w:p w14:paraId="686815D9" w14:textId="7C1B0510" w:rsidR="0094224A" w:rsidRDefault="0094224A" w:rsidP="002050EF">
      <w:pPr>
        <w:spacing w:after="0"/>
        <w:contextualSpacing/>
        <w:jc w:val="both"/>
        <w:rPr>
          <w:sz w:val="24"/>
          <w:szCs w:val="24"/>
        </w:rPr>
      </w:pPr>
    </w:p>
    <w:p w14:paraId="339E31D9" w14:textId="758D2E85" w:rsidR="0094224A" w:rsidRDefault="0094224A" w:rsidP="002050EF">
      <w:pPr>
        <w:spacing w:after="0"/>
        <w:contextualSpacing/>
        <w:jc w:val="both"/>
        <w:rPr>
          <w:sz w:val="24"/>
          <w:szCs w:val="24"/>
        </w:rPr>
      </w:pPr>
    </w:p>
    <w:p w14:paraId="443E9F33" w14:textId="316E3D2C" w:rsidR="0094224A" w:rsidRDefault="0094224A" w:rsidP="002050EF">
      <w:pPr>
        <w:spacing w:after="0"/>
        <w:contextualSpacing/>
        <w:jc w:val="both"/>
        <w:rPr>
          <w:sz w:val="24"/>
          <w:szCs w:val="24"/>
        </w:rPr>
      </w:pPr>
    </w:p>
    <w:p w14:paraId="6D2D8C0F" w14:textId="07631BCE" w:rsidR="0094224A" w:rsidRDefault="0094224A" w:rsidP="002050EF">
      <w:pPr>
        <w:spacing w:after="0"/>
        <w:contextualSpacing/>
        <w:jc w:val="both"/>
        <w:rPr>
          <w:sz w:val="24"/>
          <w:szCs w:val="24"/>
        </w:rPr>
      </w:pPr>
    </w:p>
    <w:p w14:paraId="002E6729" w14:textId="0F3841A6" w:rsidR="0094224A" w:rsidRDefault="0094224A" w:rsidP="002050EF">
      <w:pPr>
        <w:spacing w:after="0"/>
        <w:contextualSpacing/>
        <w:jc w:val="both"/>
        <w:rPr>
          <w:sz w:val="24"/>
          <w:szCs w:val="24"/>
        </w:rPr>
      </w:pPr>
    </w:p>
    <w:p w14:paraId="7C3B4828" w14:textId="094C2059" w:rsidR="0094224A" w:rsidRDefault="0094224A" w:rsidP="002050EF">
      <w:pPr>
        <w:spacing w:after="0"/>
        <w:contextualSpacing/>
        <w:jc w:val="both"/>
        <w:rPr>
          <w:sz w:val="24"/>
          <w:szCs w:val="24"/>
        </w:rPr>
      </w:pPr>
    </w:p>
    <w:p w14:paraId="4881BF16" w14:textId="348C9725" w:rsidR="0094224A" w:rsidRDefault="0094224A" w:rsidP="002050EF">
      <w:pPr>
        <w:spacing w:after="0"/>
        <w:contextualSpacing/>
        <w:jc w:val="both"/>
        <w:rPr>
          <w:sz w:val="24"/>
          <w:szCs w:val="24"/>
        </w:rPr>
      </w:pPr>
    </w:p>
    <w:p w14:paraId="108F2C5A" w14:textId="5FA53E3A" w:rsidR="0094224A" w:rsidRDefault="0094224A" w:rsidP="002050EF">
      <w:pPr>
        <w:spacing w:after="0"/>
        <w:contextualSpacing/>
        <w:jc w:val="both"/>
        <w:rPr>
          <w:sz w:val="24"/>
          <w:szCs w:val="24"/>
        </w:rPr>
      </w:pPr>
    </w:p>
    <w:p w14:paraId="6151267D" w14:textId="77777777" w:rsidR="0094224A" w:rsidRDefault="0094224A" w:rsidP="002050EF">
      <w:pPr>
        <w:spacing w:after="0"/>
        <w:contextualSpacing/>
        <w:jc w:val="both"/>
        <w:rPr>
          <w:sz w:val="24"/>
          <w:szCs w:val="24"/>
        </w:rPr>
      </w:pPr>
    </w:p>
    <w:p w14:paraId="12B2E84E" w14:textId="7486A477" w:rsidR="0094224A" w:rsidRDefault="0094224A" w:rsidP="002050EF">
      <w:pPr>
        <w:spacing w:after="0"/>
        <w:contextualSpacing/>
        <w:jc w:val="both"/>
        <w:rPr>
          <w:sz w:val="24"/>
          <w:szCs w:val="24"/>
        </w:rPr>
      </w:pPr>
    </w:p>
    <w:p w14:paraId="6C6068E8" w14:textId="49A579E7" w:rsidR="0094224A" w:rsidRDefault="0094224A" w:rsidP="002050EF">
      <w:pPr>
        <w:spacing w:after="0"/>
        <w:contextualSpacing/>
        <w:jc w:val="both"/>
        <w:rPr>
          <w:sz w:val="24"/>
          <w:szCs w:val="24"/>
        </w:rPr>
      </w:pPr>
    </w:p>
    <w:p w14:paraId="572EEE4E" w14:textId="77777777" w:rsidR="0094224A" w:rsidRPr="00C97ABC" w:rsidRDefault="0094224A" w:rsidP="002050EF">
      <w:pPr>
        <w:spacing w:after="0"/>
        <w:contextualSpacing/>
        <w:jc w:val="both"/>
        <w:rPr>
          <w:sz w:val="24"/>
          <w:szCs w:val="24"/>
        </w:rPr>
      </w:pPr>
    </w:p>
    <w:p w14:paraId="26FFA107" w14:textId="05AEC7C3" w:rsidR="00015BBD" w:rsidRPr="00507081" w:rsidRDefault="00507081" w:rsidP="002050EF">
      <w:pPr>
        <w:pStyle w:val="Titre4"/>
        <w:jc w:val="both"/>
      </w:pPr>
      <w:bookmarkStart w:id="137" w:name="_Toc126601372"/>
      <w:r w:rsidRPr="00507081">
        <w:lastRenderedPageBreak/>
        <w:t>GitHub</w:t>
      </w:r>
      <w:r w:rsidR="00C97ABC">
        <w:t xml:space="preserve"> – outil de versionning</w:t>
      </w:r>
      <w:bookmarkEnd w:id="137"/>
    </w:p>
    <w:p w14:paraId="7B7AEE0F" w14:textId="144A492C" w:rsidR="00C97ABC" w:rsidRDefault="00A83F4F" w:rsidP="002050EF">
      <w:pPr>
        <w:pStyle w:val="Corpsdetexte"/>
        <w:jc w:val="both"/>
      </w:pPr>
      <w:r>
        <w:t>Conçu pour p</w:t>
      </w:r>
      <w:r w:rsidR="00C97ABC">
        <w:t>ermet</w:t>
      </w:r>
      <w:r>
        <w:t>tre</w:t>
      </w:r>
      <w:r w:rsidR="00C97ABC">
        <w:t xml:space="preserve"> à plusieurs développeurs de travailler sur les mêmes fichiers de code. Les modifications sont fusionnées (mergés) pour former le code définitif.</w:t>
      </w:r>
    </w:p>
    <w:p w14:paraId="7A2F8E85" w14:textId="159DCD7E" w:rsidR="00C97ABC" w:rsidRDefault="00C97ABC" w:rsidP="002050EF">
      <w:pPr>
        <w:pStyle w:val="Corpsdetexte"/>
        <w:jc w:val="both"/>
      </w:pPr>
      <w:r>
        <w:t>GitHub m’a servi de 2 façons :</w:t>
      </w:r>
    </w:p>
    <w:p w14:paraId="61E11058" w14:textId="0EB8D1BF" w:rsidR="00C97ABC" w:rsidRDefault="00C97ABC" w:rsidP="002050EF">
      <w:pPr>
        <w:pStyle w:val="Style1"/>
      </w:pPr>
      <w:r>
        <w:t>Comme sauvegarde du code et des fichiers annexes (présentations, diagrammes, etc.)</w:t>
      </w:r>
    </w:p>
    <w:p w14:paraId="635353DE" w14:textId="09B1A3CB" w:rsidR="00C97ABC" w:rsidRDefault="00C97ABC" w:rsidP="002050EF">
      <w:pPr>
        <w:pStyle w:val="Style1"/>
      </w:pPr>
      <w:r>
        <w:t>Lancement automatique des tests unitaires via un système de pipeline.</w:t>
      </w:r>
    </w:p>
    <w:p w14:paraId="259569BF" w14:textId="625D3777" w:rsidR="009D0553" w:rsidRDefault="009D0553" w:rsidP="002050EF">
      <w:pPr>
        <w:pStyle w:val="Corpsdetexte"/>
        <w:jc w:val="both"/>
      </w:pPr>
      <w:r w:rsidRPr="00D34636">
        <w:t xml:space="preserve">J’ai créé 2 </w:t>
      </w:r>
      <w:r w:rsidR="006277E9">
        <w:t>projets/repo</w:t>
      </w:r>
      <w:r w:rsidRPr="00D34636">
        <w:t xml:space="preserve"> </w:t>
      </w:r>
      <w:r w:rsidR="00C97ABC">
        <w:t>distincts : back et front</w:t>
      </w:r>
      <w:r w:rsidRPr="00D34636">
        <w:t>.</w:t>
      </w:r>
    </w:p>
    <w:p w14:paraId="4D242A17" w14:textId="10ADB117" w:rsidR="006277E9" w:rsidRDefault="00000000" w:rsidP="002050EF">
      <w:pPr>
        <w:pStyle w:val="Liste2"/>
        <w:jc w:val="both"/>
        <w:rPr>
          <w:rFonts w:hAnsi="Calibri"/>
          <w:color w:val="000000" w:themeColor="text1"/>
          <w:kern w:val="24"/>
          <w:sz w:val="24"/>
          <w:szCs w:val="24"/>
        </w:rPr>
      </w:pPr>
      <w:hyperlink r:id="rId84" w:history="1">
        <w:r w:rsidR="006277E9">
          <w:rPr>
            <w:rStyle w:val="Lienhypertexte"/>
            <w:rFonts w:hAnsi="Calibri"/>
            <w:color w:val="000000" w:themeColor="text1"/>
            <w:kern w:val="24"/>
          </w:rPr>
          <w:t>https://github.com/mapette/sos_immo</w:t>
        </w:r>
      </w:hyperlink>
    </w:p>
    <w:p w14:paraId="25061C43" w14:textId="3CED25DE" w:rsidR="006277E9" w:rsidRDefault="00000000" w:rsidP="002050EF">
      <w:pPr>
        <w:pStyle w:val="Liste2"/>
        <w:jc w:val="both"/>
        <w:rPr>
          <w:rFonts w:hAnsi="Calibri"/>
          <w:color w:val="000000" w:themeColor="text1"/>
          <w:kern w:val="24"/>
        </w:rPr>
      </w:pPr>
      <w:hyperlink r:id="rId85" w:history="1">
        <w:r w:rsidR="006277E9" w:rsidRPr="00404A85">
          <w:rPr>
            <w:rStyle w:val="Lienhypertexte"/>
            <w:rFonts w:hAnsi="Calibri"/>
            <w:kern w:val="24"/>
          </w:rPr>
          <w:t>https://github.com/mapette/sos_immo_backend</w:t>
        </w:r>
      </w:hyperlink>
    </w:p>
    <w:p w14:paraId="42C2B6C5" w14:textId="50763BFF" w:rsidR="00A83F4F" w:rsidRDefault="00A774CC" w:rsidP="002050EF">
      <w:pPr>
        <w:pStyle w:val="Titre1"/>
        <w:jc w:val="both"/>
      </w:pPr>
      <w:bookmarkStart w:id="138" w:name="_Toc123817797"/>
      <w:bookmarkStart w:id="139" w:name="_Toc126601373"/>
      <w:r>
        <w:t>Perspectives d’é</w:t>
      </w:r>
      <w:r w:rsidR="00A83F4F" w:rsidRPr="00D34636">
        <w:t>volution</w:t>
      </w:r>
      <w:r w:rsidR="001144A6">
        <w:t>s</w:t>
      </w:r>
      <w:bookmarkEnd w:id="138"/>
      <w:bookmarkEnd w:id="139"/>
    </w:p>
    <w:p w14:paraId="3A51EEA0" w14:textId="64AD025A" w:rsidR="00472F17" w:rsidRPr="006277E9" w:rsidRDefault="00472F17" w:rsidP="002050EF">
      <w:pPr>
        <w:pStyle w:val="Titre2"/>
        <w:jc w:val="both"/>
      </w:pPr>
      <w:bookmarkStart w:id="140" w:name="_Toc123817798"/>
      <w:bookmarkStart w:id="141" w:name="_Toc126601374"/>
      <w:r w:rsidRPr="006277E9">
        <w:t>Fonctionnelles</w:t>
      </w:r>
      <w:bookmarkEnd w:id="140"/>
      <w:bookmarkEnd w:id="141"/>
    </w:p>
    <w:p w14:paraId="47FC3E4F" w14:textId="05529599" w:rsidR="002F5FAF" w:rsidRPr="006277E9" w:rsidRDefault="002F5FAF" w:rsidP="00304456">
      <w:pPr>
        <w:pStyle w:val="Corpsdetexte"/>
        <w:jc w:val="both"/>
      </w:pPr>
      <w:r w:rsidRPr="006277E9">
        <w:t xml:space="preserve">Certaines fonctionnalités pourraient être </w:t>
      </w:r>
      <w:r w:rsidR="00B20229" w:rsidRPr="006277E9">
        <w:t>poussée</w:t>
      </w:r>
      <w:r w:rsidR="00002D1C">
        <w:t>s</w:t>
      </w:r>
      <w:r w:rsidR="00B20229" w:rsidRPr="006277E9">
        <w:t xml:space="preserve"> ou </w:t>
      </w:r>
      <w:r w:rsidRPr="006277E9">
        <w:t>étudiées :</w:t>
      </w:r>
    </w:p>
    <w:p w14:paraId="3A667E9B" w14:textId="4EFC898B" w:rsidR="00A83F4F" w:rsidRPr="006277E9" w:rsidRDefault="00A83F4F" w:rsidP="00304456">
      <w:pPr>
        <w:pStyle w:val="Titre4"/>
      </w:pPr>
      <w:bookmarkStart w:id="142" w:name="_Toc126601375"/>
      <w:r w:rsidRPr="006277E9">
        <w:t>Relance d’un incident non satisfaisant au lieu de la création d’un nouvel incident</w:t>
      </w:r>
      <w:bookmarkEnd w:id="142"/>
    </w:p>
    <w:p w14:paraId="6B07183F" w14:textId="57492F68" w:rsidR="00BD65F4" w:rsidRPr="006277E9" w:rsidRDefault="002F5FAF" w:rsidP="00304456">
      <w:pPr>
        <w:pStyle w:val="Corpsdetexte"/>
        <w:jc w:val="both"/>
      </w:pPr>
      <w:r w:rsidRPr="006277E9">
        <w:t>C’est une demande tout à fait légitime qui permettrait un meilleur suivi des incidents.</w:t>
      </w:r>
      <w:r w:rsidR="008C0AA1">
        <w:t xml:space="preserve"> </w:t>
      </w:r>
      <w:r w:rsidRPr="006277E9">
        <w:t xml:space="preserve">Après avoir étudié la question, j’en ai conclu qu’il faudrait scinder la table </w:t>
      </w:r>
      <w:r w:rsidR="00C26DDA">
        <w:t>«</w:t>
      </w:r>
      <w:r w:rsidRPr="006277E9">
        <w:t>incident</w:t>
      </w:r>
      <w:r w:rsidR="005E24FA" w:rsidRPr="006277E9">
        <w:t>s</w:t>
      </w:r>
      <w:r w:rsidR="00C26DDA">
        <w:t>»</w:t>
      </w:r>
      <w:r w:rsidR="005E24FA" w:rsidRPr="006277E9">
        <w:t xml:space="preserve"> en 2 tables</w:t>
      </w:r>
      <w:r w:rsidRPr="006277E9">
        <w:t xml:space="preserve"> </w:t>
      </w:r>
      <w:r w:rsidR="00C26DDA">
        <w:t>«</w:t>
      </w:r>
      <w:r w:rsidRPr="006277E9">
        <w:t>incidents</w:t>
      </w:r>
      <w:r w:rsidR="00C26DDA">
        <w:t>»</w:t>
      </w:r>
      <w:r w:rsidRPr="006277E9">
        <w:t xml:space="preserve"> et </w:t>
      </w:r>
      <w:r w:rsidR="00C26DDA">
        <w:t>«</w:t>
      </w:r>
      <w:r w:rsidRPr="006277E9">
        <w:t>interventions</w:t>
      </w:r>
      <w:r w:rsidR="00C26DDA">
        <w:t>»</w:t>
      </w:r>
      <w:r w:rsidRPr="006277E9">
        <w:t xml:space="preserve">, </w:t>
      </w:r>
      <w:r w:rsidR="00304456">
        <w:t>1</w:t>
      </w:r>
      <w:r w:rsidRPr="006277E9">
        <w:t xml:space="preserve"> incident pouvant contenir plus</w:t>
      </w:r>
      <w:r w:rsidR="005E24FA" w:rsidRPr="006277E9">
        <w:t>ieurs</w:t>
      </w:r>
      <w:r w:rsidRPr="006277E9">
        <w:t xml:space="preserve"> intervention</w:t>
      </w:r>
      <w:r w:rsidR="005E24FA" w:rsidRPr="006277E9">
        <w:t>s</w:t>
      </w:r>
      <w:r w:rsidRPr="006277E9">
        <w:t>.</w:t>
      </w:r>
    </w:p>
    <w:p w14:paraId="1875C380" w14:textId="00190D15" w:rsidR="00BB2E8C" w:rsidRDefault="00BD5116" w:rsidP="00304456">
      <w:pPr>
        <w:pStyle w:val="Titre4"/>
        <w:spacing w:before="0" w:after="120"/>
        <w:ind w:left="357" w:hanging="357"/>
        <w:jc w:val="both"/>
      </w:pPr>
      <w:bookmarkStart w:id="143" w:name="_Toc126601376"/>
      <w:r w:rsidRPr="006277E9">
        <w:t>Réintégration d’un utilisateur inactif</w:t>
      </w:r>
      <w:bookmarkEnd w:id="143"/>
    </w:p>
    <w:p w14:paraId="540B630E" w14:textId="01D30BBB" w:rsidR="00BB2E8C" w:rsidRPr="006277E9" w:rsidRDefault="00BB2E8C" w:rsidP="00304456">
      <w:pPr>
        <w:pStyle w:val="Titre4"/>
        <w:jc w:val="both"/>
      </w:pPr>
      <w:bookmarkStart w:id="144" w:name="_Toc126601377"/>
      <w:r w:rsidRPr="006277E9">
        <w:t>Archivage des utilisateurs et sauvegarde incidents/utilisateurs archivés</w:t>
      </w:r>
      <w:bookmarkEnd w:id="144"/>
      <w:r w:rsidRPr="006277E9">
        <w:t xml:space="preserve"> </w:t>
      </w:r>
    </w:p>
    <w:p w14:paraId="5B6DD9B0" w14:textId="5670C34B" w:rsidR="00BB2E8C" w:rsidRPr="006277E9" w:rsidRDefault="00BB2E8C" w:rsidP="00304456">
      <w:pPr>
        <w:pStyle w:val="Corpsdetexte"/>
        <w:jc w:val="both"/>
      </w:pPr>
      <w:r w:rsidRPr="006277E9">
        <w:t>Les boutons sont positionnés mais pas encore fonctionnels.</w:t>
      </w:r>
    </w:p>
    <w:p w14:paraId="0382E9EF" w14:textId="52052D63" w:rsidR="000F551F" w:rsidRPr="006277E9" w:rsidRDefault="000F551F" w:rsidP="00304456">
      <w:pPr>
        <w:pStyle w:val="Titre4"/>
        <w:jc w:val="both"/>
      </w:pPr>
      <w:bookmarkStart w:id="145" w:name="_Toc126601378"/>
      <w:r w:rsidRPr="006277E9">
        <w:t>Récupération de données archivées</w:t>
      </w:r>
      <w:bookmarkEnd w:id="145"/>
    </w:p>
    <w:p w14:paraId="717536A9" w14:textId="441F47B2" w:rsidR="00BB2E8C" w:rsidRPr="006277E9" w:rsidRDefault="00BB2E8C" w:rsidP="00304456">
      <w:pPr>
        <w:pStyle w:val="Corpsdetexte"/>
        <w:jc w:val="both"/>
      </w:pPr>
      <w:r w:rsidRPr="006277E9">
        <w:t>Réflexion en cours.</w:t>
      </w:r>
    </w:p>
    <w:p w14:paraId="0913E072" w14:textId="79AF483B" w:rsidR="00A83F4F" w:rsidRPr="006277E9" w:rsidRDefault="00A83F4F" w:rsidP="00304456">
      <w:pPr>
        <w:pStyle w:val="Titre4"/>
        <w:jc w:val="both"/>
      </w:pPr>
      <w:bookmarkStart w:id="146" w:name="_Toc126601379"/>
      <w:r w:rsidRPr="006277E9">
        <w:t>Arrivées groupées</w:t>
      </w:r>
      <w:bookmarkEnd w:id="146"/>
    </w:p>
    <w:p w14:paraId="415F1AC7" w14:textId="094208C4" w:rsidR="002F5FAF" w:rsidRPr="006277E9" w:rsidRDefault="002F5FAF" w:rsidP="00304456">
      <w:pPr>
        <w:pStyle w:val="Corpsdetexte"/>
        <w:jc w:val="both"/>
      </w:pPr>
      <w:r w:rsidRPr="006277E9">
        <w:t xml:space="preserve">Il peut être fastidieux de saisir chaque utilisateur à la main. Surtout </w:t>
      </w:r>
      <w:r w:rsidR="00FC3E99" w:rsidRPr="006277E9">
        <w:t>en période de fort turn-over.</w:t>
      </w:r>
      <w:r w:rsidR="008C0AA1">
        <w:t xml:space="preserve"> </w:t>
      </w:r>
      <w:r w:rsidR="00FC3E99" w:rsidRPr="006277E9">
        <w:t xml:space="preserve">On </w:t>
      </w:r>
      <w:r w:rsidR="006277E9">
        <w:t xml:space="preserve">peut </w:t>
      </w:r>
      <w:r w:rsidR="00FC3E99" w:rsidRPr="006277E9">
        <w:t xml:space="preserve">imaginer un tableau </w:t>
      </w:r>
      <w:r w:rsidR="000F551F" w:rsidRPr="006277E9">
        <w:t xml:space="preserve">formalisé </w:t>
      </w:r>
      <w:r w:rsidR="00FC3E99" w:rsidRPr="006277E9">
        <w:t>reçu en amont</w:t>
      </w:r>
      <w:r w:rsidR="000E6020" w:rsidRPr="006277E9">
        <w:t xml:space="preserve"> (probablement .csv)</w:t>
      </w:r>
      <w:r w:rsidR="00FC3E99" w:rsidRPr="006277E9">
        <w:t>.</w:t>
      </w:r>
      <w:r w:rsidR="008C0AA1">
        <w:t xml:space="preserve"> </w:t>
      </w:r>
      <w:r w:rsidR="00FC3E99" w:rsidRPr="006277E9">
        <w:t xml:space="preserve">Celui-ci sera alors chargé par l’application qui </w:t>
      </w:r>
      <w:r w:rsidR="00904C20" w:rsidRPr="006277E9">
        <w:t>procéderait aux créations.</w:t>
      </w:r>
      <w:r w:rsidR="008C0AA1">
        <w:t xml:space="preserve"> </w:t>
      </w:r>
      <w:r w:rsidR="00904C20" w:rsidRPr="006277E9">
        <w:t>Un fichier log sera généré pour confirmer ou non la réussite du chargement</w:t>
      </w:r>
      <w:r w:rsidR="00BB2E8C" w:rsidRPr="006277E9">
        <w:t xml:space="preserve"> de chaque ligne</w:t>
      </w:r>
      <w:r w:rsidR="00904C20" w:rsidRPr="006277E9">
        <w:t>.</w:t>
      </w:r>
    </w:p>
    <w:p w14:paraId="3E2B144B" w14:textId="77777777" w:rsidR="00FC3E99" w:rsidRPr="006277E9" w:rsidRDefault="00FC3E99" w:rsidP="00304456">
      <w:pPr>
        <w:pStyle w:val="Titre4"/>
        <w:jc w:val="both"/>
      </w:pPr>
      <w:bookmarkStart w:id="147" w:name="_Toc126601380"/>
      <w:r w:rsidRPr="006277E9">
        <w:t>Gestion de plusieurs immeubles</w:t>
      </w:r>
      <w:bookmarkEnd w:id="147"/>
    </w:p>
    <w:p w14:paraId="47F5DA51" w14:textId="28F599CB" w:rsidR="00FC3E99" w:rsidRPr="006277E9" w:rsidRDefault="00FC3E99" w:rsidP="00304456">
      <w:pPr>
        <w:pStyle w:val="Corpsdetexte"/>
        <w:jc w:val="both"/>
      </w:pPr>
      <w:r w:rsidRPr="006277E9">
        <w:t xml:space="preserve">Il suffirait d’ajouter un champs </w:t>
      </w:r>
      <w:r w:rsidR="00C26DDA">
        <w:t>«</w:t>
      </w:r>
      <w:r w:rsidRPr="006277E9">
        <w:t>immeuble</w:t>
      </w:r>
      <w:r w:rsidR="00C26DDA">
        <w:t>»</w:t>
      </w:r>
      <w:r w:rsidRPr="006277E9">
        <w:t xml:space="preserve"> dans la table </w:t>
      </w:r>
      <w:r w:rsidR="00C26DDA">
        <w:t>«</w:t>
      </w:r>
      <w:r w:rsidRPr="006277E9">
        <w:t>emplacements</w:t>
      </w:r>
      <w:r w:rsidR="00C26DDA">
        <w:t>»</w:t>
      </w:r>
      <w:r w:rsidRPr="006277E9">
        <w:t>. A ce stade, une table d’immeubles ne me semble pas pertinente.</w:t>
      </w:r>
      <w:r w:rsidR="008C0AA1">
        <w:t xml:space="preserve"> </w:t>
      </w:r>
      <w:r w:rsidRPr="006277E9">
        <w:t xml:space="preserve">Lors d’un signalement, il y aurait </w:t>
      </w:r>
      <w:r w:rsidR="00304456">
        <w:t>une</w:t>
      </w:r>
      <w:r w:rsidRPr="006277E9">
        <w:t xml:space="preserve"> liste déroulante supplémentaire en début de formulaire.</w:t>
      </w:r>
    </w:p>
    <w:p w14:paraId="1AD55CB8" w14:textId="77777777" w:rsidR="00A83F4F" w:rsidRPr="006277E9" w:rsidRDefault="00A83F4F" w:rsidP="00304456">
      <w:pPr>
        <w:pStyle w:val="Titre4"/>
        <w:jc w:val="both"/>
      </w:pPr>
      <w:bookmarkStart w:id="148" w:name="_Toc126601381"/>
      <w:r w:rsidRPr="006277E9">
        <w:t>Enquête de satisfaction</w:t>
      </w:r>
      <w:bookmarkEnd w:id="148"/>
    </w:p>
    <w:p w14:paraId="0A6184F9" w14:textId="3807DEAD" w:rsidR="00FC3E99" w:rsidRPr="006277E9" w:rsidRDefault="00FC3E99" w:rsidP="00304456">
      <w:pPr>
        <w:pStyle w:val="Corpsdetexte"/>
        <w:jc w:val="both"/>
      </w:pPr>
      <w:r w:rsidRPr="006277E9">
        <w:t xml:space="preserve">2 champs sont prévus dans la table </w:t>
      </w:r>
      <w:r w:rsidR="00C26DDA">
        <w:t>«</w:t>
      </w:r>
      <w:r w:rsidRPr="006277E9">
        <w:t>incidents</w:t>
      </w:r>
      <w:r w:rsidR="00C26DDA">
        <w:t>»</w:t>
      </w:r>
      <w:r w:rsidRPr="006277E9">
        <w:t xml:space="preserve"> pour que l’usager puisse entrer une note et un commentaire.</w:t>
      </w:r>
      <w:r w:rsidR="008C0AA1">
        <w:t xml:space="preserve"> </w:t>
      </w:r>
      <w:r w:rsidRPr="006277E9">
        <w:t xml:space="preserve">Ces données pourraient être </w:t>
      </w:r>
      <w:r w:rsidR="00BD65F4" w:rsidRPr="006277E9">
        <w:t>utilisées</w:t>
      </w:r>
      <w:r w:rsidRPr="006277E9">
        <w:t xml:space="preserve"> par les Admin et les Valideurs.</w:t>
      </w:r>
    </w:p>
    <w:p w14:paraId="56AF7C2A" w14:textId="6DB25556" w:rsidR="00002D1C" w:rsidRPr="00002D1C" w:rsidRDefault="00002D1C" w:rsidP="00304456">
      <w:pPr>
        <w:pStyle w:val="Titre4"/>
        <w:jc w:val="both"/>
      </w:pPr>
      <w:bookmarkStart w:id="149" w:name="_Toc126601382"/>
      <w:r w:rsidRPr="00002D1C">
        <w:t>Statistiques</w:t>
      </w:r>
      <w:bookmarkEnd w:id="149"/>
    </w:p>
    <w:p w14:paraId="7D776D0E" w14:textId="52754292" w:rsidR="00FC3E99" w:rsidRPr="006277E9" w:rsidRDefault="00FC3E99" w:rsidP="00304456">
      <w:pPr>
        <w:pStyle w:val="Corpsdetexte"/>
        <w:jc w:val="both"/>
      </w:pPr>
      <w:r w:rsidRPr="006277E9">
        <w:t>Pour l’instant l’écran pilotage produit des listes.</w:t>
      </w:r>
    </w:p>
    <w:p w14:paraId="410B6360" w14:textId="55224EFB" w:rsidR="008C0AA1" w:rsidRPr="006277E9" w:rsidRDefault="00FC3E99" w:rsidP="00304456">
      <w:pPr>
        <w:pStyle w:val="Corpsdetexte"/>
        <w:jc w:val="both"/>
      </w:pPr>
      <w:r w:rsidRPr="006277E9">
        <w:t xml:space="preserve">Par la suite, il pourrait également produire des graphes </w:t>
      </w:r>
      <w:r w:rsidR="00472F17" w:rsidRPr="006277E9">
        <w:t>et des statistiques</w:t>
      </w:r>
      <w:r w:rsidR="00472F17" w:rsidRPr="006277E9">
        <w:rPr>
          <w:rStyle w:val="Appelnotedebasdep"/>
          <w:sz w:val="24"/>
          <w:szCs w:val="24"/>
        </w:rPr>
        <w:footnoteReference w:id="31"/>
      </w:r>
      <w:r w:rsidR="00472F17" w:rsidRPr="006277E9">
        <w:t>.</w:t>
      </w:r>
      <w:r w:rsidR="008C0AA1">
        <w:br w:type="page"/>
      </w:r>
    </w:p>
    <w:p w14:paraId="1007AE4B" w14:textId="77777777" w:rsidR="00FC3E99" w:rsidRPr="006277E9" w:rsidRDefault="00FC3E99" w:rsidP="002050EF">
      <w:pPr>
        <w:pStyle w:val="Titre4"/>
        <w:jc w:val="both"/>
      </w:pPr>
      <w:bookmarkStart w:id="150" w:name="_Toc126601383"/>
      <w:r w:rsidRPr="006277E9">
        <w:lastRenderedPageBreak/>
        <w:t>Application mobile</w:t>
      </w:r>
      <w:bookmarkEnd w:id="150"/>
    </w:p>
    <w:p w14:paraId="7EA3197C" w14:textId="4354FCF0" w:rsidR="001740E7" w:rsidRPr="006277E9" w:rsidRDefault="001740E7" w:rsidP="002050EF">
      <w:pPr>
        <w:pStyle w:val="Corpsdetexte"/>
        <w:jc w:val="both"/>
      </w:pPr>
      <w:r w:rsidRPr="006277E9">
        <w:t xml:space="preserve">La seule réelle utilité </w:t>
      </w:r>
      <w:r w:rsidR="00394A75" w:rsidRPr="006277E9">
        <w:t xml:space="preserve">d’une version mobile </w:t>
      </w:r>
      <w:r w:rsidR="000E6020" w:rsidRPr="006277E9">
        <w:t xml:space="preserve">(smartphone ou tablette) </w:t>
      </w:r>
      <w:r w:rsidRPr="006277E9">
        <w:t>serait pour les techniciens</w:t>
      </w:r>
      <w:r w:rsidR="00394A75" w:rsidRPr="006277E9">
        <w:t>,</w:t>
      </w:r>
      <w:r w:rsidRPr="006277E9">
        <w:t xml:space="preserve"> pour qu’ils n’aient pas besoin de retourner à leur base pour notifier une fin d’intervention</w:t>
      </w:r>
      <w:r w:rsidR="000E6020" w:rsidRPr="006277E9">
        <w:t xml:space="preserve"> et aller directement à la suivante</w:t>
      </w:r>
      <w:r w:rsidR="00394A75" w:rsidRPr="006277E9">
        <w:t>.</w:t>
      </w:r>
      <w:r w:rsidR="008C0AA1">
        <w:t xml:space="preserve"> </w:t>
      </w:r>
      <w:r w:rsidRPr="006277E9">
        <w:t xml:space="preserve">Les seuls écrans </w:t>
      </w:r>
      <w:r w:rsidR="00394A75" w:rsidRPr="006277E9">
        <w:t xml:space="preserve">nécessaires </w:t>
      </w:r>
      <w:r w:rsidRPr="006277E9">
        <w:t>seraient</w:t>
      </w:r>
      <w:r w:rsidR="00394A75" w:rsidRPr="006277E9">
        <w:t xml:space="preserve"> alors</w:t>
      </w:r>
      <w:r w:rsidRPr="006277E9">
        <w:t> : login, suivi d’incident</w:t>
      </w:r>
      <w:r w:rsidR="00394A75" w:rsidRPr="006277E9">
        <w:t>,</w:t>
      </w:r>
      <w:r w:rsidRPr="006277E9">
        <w:t xml:space="preserve"> fiche détail incidents</w:t>
      </w:r>
      <w:r w:rsidR="00394A75" w:rsidRPr="006277E9">
        <w:t>, à la rigueur mot de passe oublié</w:t>
      </w:r>
      <w:r w:rsidRPr="006277E9">
        <w:t>.</w:t>
      </w:r>
    </w:p>
    <w:p w14:paraId="09D74291" w14:textId="209F1D10" w:rsidR="00394A75" w:rsidRPr="006277E9" w:rsidRDefault="00394A75" w:rsidP="002050EF">
      <w:pPr>
        <w:pStyle w:val="Corpsdetexte"/>
        <w:jc w:val="both"/>
      </w:pPr>
      <w:r w:rsidRPr="006277E9">
        <w:t>Le cookie de session aurait aussi besoin d’une durée de vie supérieur, au moins une demi-journée.</w:t>
      </w:r>
    </w:p>
    <w:p w14:paraId="308CFB5A" w14:textId="58782681" w:rsidR="00FC3E99" w:rsidRPr="006277E9" w:rsidRDefault="00394A75" w:rsidP="002050EF">
      <w:pPr>
        <w:pStyle w:val="Corpsdetexte"/>
        <w:jc w:val="both"/>
      </w:pPr>
      <w:r w:rsidRPr="006277E9">
        <w:t>Ce serait une</w:t>
      </w:r>
      <w:r w:rsidR="000E6020" w:rsidRPr="006277E9">
        <w:t xml:space="preserve"> seconde</w:t>
      </w:r>
      <w:r w:rsidRPr="006277E9">
        <w:t xml:space="preserve"> appli front totalement distinctes de celle existante</w:t>
      </w:r>
      <w:r w:rsidR="00BD65F4" w:rsidRPr="006277E9">
        <w:t>.</w:t>
      </w:r>
      <w:r w:rsidR="008C0AA1">
        <w:t xml:space="preserve"> </w:t>
      </w:r>
      <w:r w:rsidR="00BD65F4" w:rsidRPr="006277E9">
        <w:t>J</w:t>
      </w:r>
      <w:r w:rsidR="00472F17" w:rsidRPr="006277E9">
        <w:t xml:space="preserve">’aurais besoin d’en connaître </w:t>
      </w:r>
      <w:r w:rsidRPr="006277E9">
        <w:t xml:space="preserve">davantage </w:t>
      </w:r>
      <w:r w:rsidR="00472F17" w:rsidRPr="006277E9">
        <w:t xml:space="preserve">sur les librairies </w:t>
      </w:r>
      <w:r w:rsidR="005E24FA" w:rsidRPr="006277E9">
        <w:t>à</w:t>
      </w:r>
      <w:r w:rsidR="00472F17" w:rsidRPr="006277E9">
        <w:t xml:space="preserve"> utiliser</w:t>
      </w:r>
      <w:r w:rsidRPr="006277E9">
        <w:t xml:space="preserve"> et le déploiement web</w:t>
      </w:r>
      <w:r w:rsidR="00472F17" w:rsidRPr="006277E9">
        <w:t>.</w:t>
      </w:r>
    </w:p>
    <w:p w14:paraId="50C635FB" w14:textId="305C6BF3" w:rsidR="00472F17" w:rsidRPr="006277E9" w:rsidRDefault="00472F17" w:rsidP="002050EF">
      <w:pPr>
        <w:pStyle w:val="Titre2"/>
        <w:jc w:val="both"/>
      </w:pPr>
      <w:bookmarkStart w:id="151" w:name="_Toc123817799"/>
      <w:bookmarkStart w:id="152" w:name="_Toc126601384"/>
      <w:r w:rsidRPr="006277E9">
        <w:t>Techniques</w:t>
      </w:r>
      <w:bookmarkEnd w:id="151"/>
      <w:bookmarkEnd w:id="152"/>
    </w:p>
    <w:p w14:paraId="03078A11" w14:textId="060BCE5C" w:rsidR="00A83F4F" w:rsidRPr="006277E9" w:rsidRDefault="003D2694" w:rsidP="002050EF">
      <w:pPr>
        <w:pStyle w:val="Corpsdetexte"/>
        <w:jc w:val="both"/>
      </w:pPr>
      <w:r w:rsidRPr="006277E9">
        <w:t>Pour être au plus proche des conditions d’utilisation réel</w:t>
      </w:r>
      <w:r w:rsidR="00A83D32" w:rsidRPr="006277E9">
        <w:t>les</w:t>
      </w:r>
      <w:r w:rsidRPr="006277E9">
        <w:t xml:space="preserve">, </w:t>
      </w:r>
      <w:r w:rsidR="00472F17" w:rsidRPr="006277E9">
        <w:t xml:space="preserve">SOS Immo </w:t>
      </w:r>
      <w:r w:rsidRPr="006277E9">
        <w:t xml:space="preserve">devra être déployé </w:t>
      </w:r>
      <w:r w:rsidR="00472F17" w:rsidRPr="006277E9">
        <w:t xml:space="preserve">sur </w:t>
      </w:r>
      <w:r w:rsidR="00DA31C4" w:rsidRPr="006277E9">
        <w:t>une</w:t>
      </w:r>
      <w:r w:rsidR="00472F17" w:rsidRPr="006277E9">
        <w:t xml:space="preserve"> </w:t>
      </w:r>
      <w:r w:rsidR="002A5509" w:rsidRPr="006277E9">
        <w:t xml:space="preserve">machine </w:t>
      </w:r>
      <w:r w:rsidR="00472F17" w:rsidRPr="006277E9">
        <w:t>distant</w:t>
      </w:r>
      <w:r w:rsidR="002A5509" w:rsidRPr="006277E9">
        <w:t>e.</w:t>
      </w:r>
    </w:p>
    <w:p w14:paraId="10472B4E" w14:textId="4FD113FD" w:rsidR="002A5509" w:rsidRPr="00304456" w:rsidRDefault="00DA31C4" w:rsidP="00304456">
      <w:pPr>
        <w:pStyle w:val="Corpsdetexte"/>
        <w:spacing w:after="0"/>
        <w:contextualSpacing/>
        <w:jc w:val="both"/>
      </w:pPr>
      <w:r w:rsidRPr="00304456">
        <w:t>Chaque</w:t>
      </w:r>
      <w:r w:rsidR="002A5509" w:rsidRPr="00304456">
        <w:t xml:space="preserve"> machine devra contenir : </w:t>
      </w:r>
    </w:p>
    <w:p w14:paraId="414C07D9" w14:textId="06EE8EFC" w:rsidR="002A5509" w:rsidRPr="00304456" w:rsidRDefault="00394A75" w:rsidP="00304456">
      <w:pPr>
        <w:pStyle w:val="Paragraphedeliste"/>
        <w:numPr>
          <w:ilvl w:val="0"/>
          <w:numId w:val="21"/>
        </w:numPr>
        <w:spacing w:after="0"/>
        <w:jc w:val="both"/>
      </w:pPr>
      <w:r w:rsidRPr="00304456">
        <w:t>2 conteneurs lancés en permanence qui contiendront respectivement la</w:t>
      </w:r>
      <w:r w:rsidR="002A5509" w:rsidRPr="00304456">
        <w:t xml:space="preserve"> dernière version de</w:t>
      </w:r>
      <w:r w:rsidR="00DA31C4" w:rsidRPr="00304456">
        <w:t xml:space="preserve">s </w:t>
      </w:r>
      <w:r w:rsidR="002A5509" w:rsidRPr="00304456">
        <w:t>appli</w:t>
      </w:r>
      <w:r w:rsidRPr="00304456">
        <w:t>cations</w:t>
      </w:r>
      <w:r w:rsidR="002A5509" w:rsidRPr="00304456">
        <w:t xml:space="preserve"> back</w:t>
      </w:r>
      <w:r w:rsidR="00DA31C4" w:rsidRPr="00304456">
        <w:t xml:space="preserve"> et front</w:t>
      </w:r>
      <w:r w:rsidR="00304456">
        <w:t xml:space="preserve"> end</w:t>
      </w:r>
      <w:r w:rsidR="002A5509" w:rsidRPr="00304456">
        <w:t>.</w:t>
      </w:r>
    </w:p>
    <w:p w14:paraId="7EB71BAA" w14:textId="59F99B1A" w:rsidR="002A5509" w:rsidRPr="00304456" w:rsidRDefault="002A5509" w:rsidP="00304456">
      <w:pPr>
        <w:pStyle w:val="Paragraphedeliste"/>
        <w:numPr>
          <w:ilvl w:val="0"/>
          <w:numId w:val="21"/>
        </w:numPr>
        <w:spacing w:after="0"/>
        <w:jc w:val="both"/>
      </w:pPr>
      <w:r w:rsidRPr="00304456">
        <w:t>La définition des variables d’environnement nécessaires au fonctionnement de l’application.</w:t>
      </w:r>
    </w:p>
    <w:p w14:paraId="1260601A" w14:textId="5839ED28" w:rsidR="002A5509" w:rsidRPr="00304456" w:rsidRDefault="002A5509" w:rsidP="00304456">
      <w:pPr>
        <w:pStyle w:val="Paragraphedeliste"/>
        <w:numPr>
          <w:ilvl w:val="0"/>
          <w:numId w:val="21"/>
        </w:numPr>
        <w:spacing w:after="0"/>
        <w:jc w:val="both"/>
      </w:pPr>
      <w:r w:rsidRPr="00304456">
        <w:t>La base de données de production.</w:t>
      </w:r>
    </w:p>
    <w:p w14:paraId="79C71574" w14:textId="5A258DF9" w:rsidR="002A5509" w:rsidRPr="00304456" w:rsidRDefault="00394A75" w:rsidP="00304456">
      <w:pPr>
        <w:pStyle w:val="Paragraphedeliste"/>
        <w:numPr>
          <w:ilvl w:val="0"/>
          <w:numId w:val="21"/>
        </w:numPr>
        <w:spacing w:after="0"/>
        <w:jc w:val="both"/>
      </w:pPr>
      <w:r w:rsidRPr="00304456">
        <w:t>Le conteneur Back aura un l</w:t>
      </w:r>
      <w:r w:rsidR="002A5509" w:rsidRPr="00304456">
        <w:t>ien (volume) vers la base de données. Si le conteneur est détruit, la base de données reste</w:t>
      </w:r>
      <w:r w:rsidR="00ED6958" w:rsidRPr="00304456">
        <w:t xml:space="preserve"> intacte.</w:t>
      </w:r>
    </w:p>
    <w:p w14:paraId="72F9D526" w14:textId="34BB261D" w:rsidR="00ED6958" w:rsidRDefault="00ED6958" w:rsidP="002050EF">
      <w:pPr>
        <w:spacing w:after="0"/>
        <w:ind w:firstLine="360"/>
        <w:jc w:val="both"/>
        <w:rPr>
          <w:sz w:val="24"/>
          <w:szCs w:val="24"/>
        </w:rPr>
      </w:pPr>
    </w:p>
    <w:p w14:paraId="761C1543" w14:textId="2F41F73C" w:rsidR="00ED6958" w:rsidRDefault="00ED6958" w:rsidP="002050EF">
      <w:pPr>
        <w:pStyle w:val="Corpsdetexte"/>
        <w:jc w:val="both"/>
      </w:pPr>
      <w:r>
        <w:t>Ainsi il n</w:t>
      </w:r>
      <w:r w:rsidR="00A83D32">
        <w:t xml:space="preserve">e </w:t>
      </w:r>
      <w:r>
        <w:t>s</w:t>
      </w:r>
      <w:r w:rsidR="00A83D32">
        <w:t>era</w:t>
      </w:r>
      <w:r>
        <w:t xml:space="preserve"> pas nécessaire d’installer l’application front sur les ordinateurs de chaque utilisateur.</w:t>
      </w:r>
    </w:p>
    <w:p w14:paraId="164BDFB1" w14:textId="5E77D100" w:rsidR="00ED6958" w:rsidRPr="00304456" w:rsidRDefault="00ED6958" w:rsidP="00304456">
      <w:pPr>
        <w:pStyle w:val="Corpsdetexte"/>
        <w:spacing w:after="0"/>
        <w:contextualSpacing/>
        <w:jc w:val="both"/>
      </w:pPr>
      <w:r w:rsidRPr="00304456">
        <w:t xml:space="preserve">Pour un déploiement automatique, on utilisera </w:t>
      </w:r>
      <w:r w:rsidR="00394A75" w:rsidRPr="00304456">
        <w:t>des</w:t>
      </w:r>
      <w:r w:rsidRPr="00304456">
        <w:t xml:space="preserve"> pipeline GitHub qui s’exécuter</w:t>
      </w:r>
      <w:r w:rsidR="00394A75" w:rsidRPr="00304456">
        <w:t>ont</w:t>
      </w:r>
      <w:r w:rsidRPr="00304456">
        <w:t xml:space="preserve"> à c</w:t>
      </w:r>
      <w:r w:rsidR="003D2694" w:rsidRPr="00304456">
        <w:t>haque push</w:t>
      </w:r>
      <w:r w:rsidRPr="00304456">
        <w:t>.</w:t>
      </w:r>
    </w:p>
    <w:p w14:paraId="2946C37E" w14:textId="4F06F684" w:rsidR="00ED6958" w:rsidRPr="00304456" w:rsidRDefault="00ED6958" w:rsidP="00304456">
      <w:pPr>
        <w:pStyle w:val="Paragraphedeliste"/>
        <w:numPr>
          <w:ilvl w:val="0"/>
          <w:numId w:val="20"/>
        </w:numPr>
        <w:spacing w:after="0"/>
        <w:ind w:left="360"/>
        <w:jc w:val="both"/>
      </w:pPr>
      <w:r w:rsidRPr="00304456">
        <w:t xml:space="preserve">Exportation de </w:t>
      </w:r>
      <w:r w:rsidR="003D2694" w:rsidRPr="00304456">
        <w:t xml:space="preserve">la nouvelle version du programme sur la machine </w:t>
      </w:r>
      <w:r w:rsidR="00394A75" w:rsidRPr="00304456">
        <w:t>distante</w:t>
      </w:r>
      <w:r w:rsidRPr="00304456">
        <w:t>.</w:t>
      </w:r>
    </w:p>
    <w:p w14:paraId="0F9DC5FC" w14:textId="2D56D429" w:rsidR="00ED6958" w:rsidRPr="00304456" w:rsidRDefault="00ED6958" w:rsidP="00304456">
      <w:pPr>
        <w:pStyle w:val="Paragraphedeliste"/>
        <w:numPr>
          <w:ilvl w:val="0"/>
          <w:numId w:val="15"/>
        </w:numPr>
        <w:spacing w:after="0"/>
        <w:ind w:left="360"/>
        <w:jc w:val="both"/>
      </w:pPr>
      <w:r w:rsidRPr="00304456">
        <w:t>Reconstitution de</w:t>
      </w:r>
      <w:r w:rsidR="00394A75" w:rsidRPr="00304456">
        <w:t>s</w:t>
      </w:r>
      <w:r w:rsidRPr="00304456">
        <w:t xml:space="preserve"> image</w:t>
      </w:r>
      <w:r w:rsidR="00394A75" w:rsidRPr="00304456">
        <w:t>s</w:t>
      </w:r>
      <w:r w:rsidRPr="00304456">
        <w:t xml:space="preserve"> </w:t>
      </w:r>
      <w:r w:rsidR="00394A75" w:rsidRPr="00304456">
        <w:t>D</w:t>
      </w:r>
      <w:r w:rsidRPr="00304456">
        <w:t>ocker si nécessaire.</w:t>
      </w:r>
    </w:p>
    <w:p w14:paraId="0E8EF2D7" w14:textId="77777777" w:rsidR="00394A75" w:rsidRPr="00304456" w:rsidRDefault="00ED6958" w:rsidP="00304456">
      <w:pPr>
        <w:pStyle w:val="Paragraphedeliste"/>
        <w:numPr>
          <w:ilvl w:val="0"/>
          <w:numId w:val="15"/>
        </w:numPr>
        <w:spacing w:after="0"/>
        <w:ind w:left="360"/>
        <w:jc w:val="both"/>
      </w:pPr>
      <w:r w:rsidRPr="00304456">
        <w:t>Destruction des dockers</w:t>
      </w:r>
      <w:r w:rsidR="00394A75" w:rsidRPr="00304456">
        <w:t>/conteneurs</w:t>
      </w:r>
      <w:r w:rsidRPr="00304456">
        <w:t xml:space="preserve"> en cours et lancement d</w:t>
      </w:r>
      <w:r w:rsidR="00394A75" w:rsidRPr="00304456">
        <w:t>e</w:t>
      </w:r>
      <w:r w:rsidRPr="00304456">
        <w:t xml:space="preserve"> nouveau</w:t>
      </w:r>
      <w:r w:rsidR="00394A75" w:rsidRPr="00304456">
        <w:t>x conteneurs.</w:t>
      </w:r>
    </w:p>
    <w:p w14:paraId="6B0F1D56" w14:textId="4C016AB5" w:rsidR="00BB2E8C" w:rsidRDefault="00000000" w:rsidP="002050EF">
      <w:pPr>
        <w:pStyle w:val="Titre4"/>
        <w:jc w:val="both"/>
      </w:pPr>
      <w:hyperlink w:anchor="_Annexe_4_-" w:history="1">
        <w:bookmarkStart w:id="153" w:name="_Toc126601385"/>
        <w:r w:rsidR="00492640" w:rsidRPr="00492640">
          <w:rPr>
            <w:rStyle w:val="Lienhypertexte"/>
            <w:szCs w:val="24"/>
          </w:rPr>
          <w:t xml:space="preserve">Annexe </w:t>
        </w:r>
        <w:r w:rsidR="007C0524">
          <w:rPr>
            <w:rStyle w:val="Lienhypertexte"/>
            <w:szCs w:val="24"/>
          </w:rPr>
          <w:t>5</w:t>
        </w:r>
        <w:r w:rsidR="00492640" w:rsidRPr="00492640">
          <w:rPr>
            <w:rStyle w:val="Lienhypertexte"/>
            <w:szCs w:val="24"/>
          </w:rPr>
          <w:t xml:space="preserve"> - schéma déploiement</w:t>
        </w:r>
        <w:bookmarkEnd w:id="153"/>
      </w:hyperlink>
    </w:p>
    <w:p w14:paraId="4E8D7A89" w14:textId="77777777" w:rsidR="00BB2E8C" w:rsidRDefault="00BB2E8C" w:rsidP="002050EF">
      <w:pPr>
        <w:spacing w:after="0"/>
        <w:contextualSpacing/>
        <w:jc w:val="both"/>
        <w:rPr>
          <w:sz w:val="24"/>
          <w:szCs w:val="24"/>
        </w:rPr>
      </w:pPr>
    </w:p>
    <w:p w14:paraId="24A64612" w14:textId="79871715" w:rsidR="00ED6958" w:rsidRDefault="00ED6958" w:rsidP="002050EF">
      <w:pPr>
        <w:spacing w:after="0"/>
        <w:contextualSpacing/>
        <w:jc w:val="both"/>
        <w:rPr>
          <w:sz w:val="24"/>
          <w:szCs w:val="24"/>
        </w:rPr>
      </w:pPr>
      <w:r>
        <w:rPr>
          <w:sz w:val="24"/>
          <w:szCs w:val="24"/>
        </w:rPr>
        <w:br w:type="page"/>
      </w:r>
    </w:p>
    <w:p w14:paraId="30F615FA" w14:textId="035FEC42" w:rsidR="00472F17" w:rsidRDefault="00472F17" w:rsidP="002050EF">
      <w:pPr>
        <w:pStyle w:val="Titre1"/>
        <w:jc w:val="both"/>
      </w:pPr>
      <w:bookmarkStart w:id="154" w:name="_Toc123817800"/>
      <w:bookmarkStart w:id="155" w:name="_Toc126601386"/>
      <w:r>
        <w:lastRenderedPageBreak/>
        <w:t>Bilan</w:t>
      </w:r>
      <w:bookmarkEnd w:id="154"/>
      <w:bookmarkEnd w:id="155"/>
    </w:p>
    <w:p w14:paraId="6BB5ED3C" w14:textId="58A8DB9A" w:rsidR="00472F17" w:rsidRDefault="00304456" w:rsidP="002050EF">
      <w:pPr>
        <w:pStyle w:val="Titre2"/>
        <w:jc w:val="both"/>
      </w:pPr>
      <w:bookmarkStart w:id="156" w:name="_Toc123817801"/>
      <w:r>
        <w:t xml:space="preserve"> </w:t>
      </w:r>
      <w:bookmarkStart w:id="157" w:name="_Toc126601387"/>
      <w:r w:rsidR="00472F17">
        <w:t>Ce qu</w:t>
      </w:r>
      <w:r w:rsidR="00D81BA3">
        <w:t>e</w:t>
      </w:r>
      <w:r w:rsidR="00472F17">
        <w:t xml:space="preserve"> je savais déjà</w:t>
      </w:r>
      <w:bookmarkEnd w:id="156"/>
      <w:bookmarkEnd w:id="157"/>
    </w:p>
    <w:p w14:paraId="6AF5A817" w14:textId="5C3F1413" w:rsidR="00472F17" w:rsidRDefault="00472F17" w:rsidP="002050EF">
      <w:pPr>
        <w:pStyle w:val="Corpsdetexte"/>
        <w:jc w:val="both"/>
      </w:pPr>
      <w:r>
        <w:t>Il y a maintenant un peu plus de 30 ans, j’ai entamé des études pour devenir ce qu’on appelait alors analyste programmeur. La vie a fait bifurquée mon parcour</w:t>
      </w:r>
      <w:r w:rsidR="00002D1C">
        <w:t>s</w:t>
      </w:r>
      <w:r>
        <w:t xml:space="preserve"> professionnel. Je suis maintenant fière de revenir à ce métier, qu’on appelle désormais développeuse</w:t>
      </w:r>
      <w:r>
        <w:rPr>
          <w:rStyle w:val="Appelnotedebasdep"/>
          <w:sz w:val="24"/>
          <w:szCs w:val="24"/>
        </w:rPr>
        <w:footnoteReference w:id="32"/>
      </w:r>
      <w:r>
        <w:t>.</w:t>
      </w:r>
      <w:r w:rsidR="008C0AA1">
        <w:t xml:space="preserve"> </w:t>
      </w:r>
      <w:r>
        <w:t>En fait je n’ai jamais vraiment arrêté de programmer, que ce soit pour mon plaisir ou dans un cadre professionnel. Le plus souvent c’était des macro Excel et Access, certaines très complexes.</w:t>
      </w:r>
    </w:p>
    <w:p w14:paraId="6D3E5FCE" w14:textId="60FD8A58" w:rsidR="00472F17" w:rsidRDefault="00304456" w:rsidP="00304456">
      <w:pPr>
        <w:pStyle w:val="Titre2"/>
      </w:pPr>
      <w:r>
        <w:t xml:space="preserve"> </w:t>
      </w:r>
      <w:bookmarkStart w:id="158" w:name="_Toc126601388"/>
      <w:r w:rsidR="00472F17">
        <w:t>A</w:t>
      </w:r>
      <w:r w:rsidR="00AD20D4">
        <w:t>us</w:t>
      </w:r>
      <w:r w:rsidR="00472F17">
        <w:t>si, j’avais déjà l’habitude</w:t>
      </w:r>
      <w:bookmarkEnd w:id="158"/>
      <w:r w:rsidR="00472F17">
        <w:t xml:space="preserve"> </w:t>
      </w:r>
    </w:p>
    <w:p w14:paraId="0CEE5FF2" w14:textId="77777777" w:rsidR="00472F17" w:rsidRPr="00304456" w:rsidRDefault="00472F17" w:rsidP="00304456">
      <w:pPr>
        <w:pStyle w:val="Style1"/>
        <w:ind w:hanging="357"/>
        <w:contextualSpacing w:val="0"/>
        <w:rPr>
          <w:sz w:val="22"/>
          <w:szCs w:val="22"/>
        </w:rPr>
      </w:pPr>
      <w:r w:rsidRPr="00304456">
        <w:rPr>
          <w:sz w:val="22"/>
          <w:szCs w:val="22"/>
        </w:rPr>
        <w:t>D’organiser des projets.</w:t>
      </w:r>
    </w:p>
    <w:p w14:paraId="2FE36F01" w14:textId="77777777" w:rsidR="00472F17" w:rsidRPr="00304456" w:rsidRDefault="00472F17" w:rsidP="00304456">
      <w:pPr>
        <w:pStyle w:val="Style1"/>
        <w:numPr>
          <w:ilvl w:val="1"/>
          <w:numId w:val="7"/>
        </w:numPr>
        <w:ind w:hanging="357"/>
        <w:contextualSpacing w:val="0"/>
        <w:rPr>
          <w:sz w:val="22"/>
          <w:szCs w:val="22"/>
        </w:rPr>
      </w:pPr>
      <w:r w:rsidRPr="00304456">
        <w:rPr>
          <w:sz w:val="22"/>
          <w:szCs w:val="22"/>
        </w:rPr>
        <w:t>Interroger les futurs utilisateurs pour recueillir leurs besoins</w:t>
      </w:r>
    </w:p>
    <w:p w14:paraId="432633A8" w14:textId="77777777" w:rsidR="00472F17" w:rsidRPr="00304456" w:rsidRDefault="00472F17" w:rsidP="00304456">
      <w:pPr>
        <w:pStyle w:val="Style1"/>
        <w:numPr>
          <w:ilvl w:val="1"/>
          <w:numId w:val="7"/>
        </w:numPr>
        <w:ind w:hanging="357"/>
        <w:contextualSpacing w:val="0"/>
        <w:rPr>
          <w:sz w:val="22"/>
          <w:szCs w:val="22"/>
        </w:rPr>
      </w:pPr>
      <w:r w:rsidRPr="00304456">
        <w:rPr>
          <w:sz w:val="22"/>
          <w:szCs w:val="22"/>
        </w:rPr>
        <w:t>Etablir un dictionnaire de données et en faire une base.</w:t>
      </w:r>
    </w:p>
    <w:p w14:paraId="2B989A03" w14:textId="77777777" w:rsidR="00472F17" w:rsidRPr="00304456" w:rsidRDefault="00472F17" w:rsidP="00304456">
      <w:pPr>
        <w:pStyle w:val="Style1"/>
        <w:numPr>
          <w:ilvl w:val="1"/>
          <w:numId w:val="7"/>
        </w:numPr>
        <w:ind w:hanging="357"/>
        <w:contextualSpacing w:val="0"/>
        <w:rPr>
          <w:sz w:val="22"/>
          <w:szCs w:val="22"/>
        </w:rPr>
      </w:pPr>
      <w:r w:rsidRPr="00304456">
        <w:rPr>
          <w:sz w:val="22"/>
          <w:szCs w:val="22"/>
        </w:rPr>
        <w:t>Déterminer l’ordre des priorisations.</w:t>
      </w:r>
    </w:p>
    <w:p w14:paraId="185920BC" w14:textId="394DFA26" w:rsidR="00472F17" w:rsidRPr="00304456" w:rsidRDefault="00755166" w:rsidP="00304456">
      <w:pPr>
        <w:pStyle w:val="Style1"/>
        <w:ind w:hanging="357"/>
        <w:contextualSpacing w:val="0"/>
        <w:rPr>
          <w:sz w:val="22"/>
          <w:szCs w:val="22"/>
        </w:rPr>
      </w:pPr>
      <w:r w:rsidRPr="00304456">
        <w:rPr>
          <w:sz w:val="22"/>
          <w:szCs w:val="22"/>
        </w:rPr>
        <w:t>D</w:t>
      </w:r>
      <w:r w:rsidR="00472F17" w:rsidRPr="00304456">
        <w:rPr>
          <w:sz w:val="22"/>
          <w:szCs w:val="22"/>
        </w:rPr>
        <w:t>e les développer.</w:t>
      </w:r>
    </w:p>
    <w:p w14:paraId="2E499641" w14:textId="77777777" w:rsidR="00472F17" w:rsidRPr="00304456" w:rsidRDefault="00472F17" w:rsidP="00304456">
      <w:pPr>
        <w:pStyle w:val="Style1"/>
        <w:numPr>
          <w:ilvl w:val="1"/>
          <w:numId w:val="7"/>
        </w:numPr>
        <w:ind w:hanging="357"/>
        <w:contextualSpacing w:val="0"/>
        <w:rPr>
          <w:sz w:val="22"/>
          <w:szCs w:val="22"/>
        </w:rPr>
      </w:pPr>
      <w:r w:rsidRPr="00304456">
        <w:rPr>
          <w:sz w:val="22"/>
          <w:szCs w:val="22"/>
        </w:rPr>
        <w:t>Algorithmique.</w:t>
      </w:r>
    </w:p>
    <w:p w14:paraId="5815F9CD" w14:textId="77777777" w:rsidR="00472F17" w:rsidRPr="00304456" w:rsidRDefault="00472F17" w:rsidP="00304456">
      <w:pPr>
        <w:pStyle w:val="Style1"/>
        <w:numPr>
          <w:ilvl w:val="1"/>
          <w:numId w:val="7"/>
        </w:numPr>
        <w:ind w:hanging="357"/>
        <w:contextualSpacing w:val="0"/>
        <w:rPr>
          <w:sz w:val="22"/>
          <w:szCs w:val="22"/>
        </w:rPr>
      </w:pPr>
      <w:r w:rsidRPr="00304456">
        <w:rPr>
          <w:sz w:val="22"/>
          <w:szCs w:val="22"/>
        </w:rPr>
        <w:t>Choix de la techno.</w:t>
      </w:r>
    </w:p>
    <w:p w14:paraId="5E1D2488" w14:textId="1CAE7820" w:rsidR="00472F17" w:rsidRPr="00304456" w:rsidRDefault="00472F17" w:rsidP="00304456">
      <w:pPr>
        <w:pStyle w:val="Style1"/>
        <w:ind w:hanging="357"/>
        <w:contextualSpacing w:val="0"/>
        <w:rPr>
          <w:sz w:val="22"/>
          <w:szCs w:val="22"/>
        </w:rPr>
      </w:pPr>
      <w:r w:rsidRPr="00304456">
        <w:rPr>
          <w:sz w:val="22"/>
          <w:szCs w:val="22"/>
        </w:rPr>
        <w:t>De test</w:t>
      </w:r>
      <w:r w:rsidR="000E6020" w:rsidRPr="00304456">
        <w:rPr>
          <w:sz w:val="22"/>
          <w:szCs w:val="22"/>
        </w:rPr>
        <w:t>er</w:t>
      </w:r>
      <w:r w:rsidR="00AD20D4" w:rsidRPr="00304456">
        <w:rPr>
          <w:sz w:val="22"/>
          <w:szCs w:val="22"/>
        </w:rPr>
        <w:t xml:space="preserve"> manuellement</w:t>
      </w:r>
      <w:r w:rsidR="000E6020" w:rsidRPr="00304456">
        <w:rPr>
          <w:sz w:val="22"/>
          <w:szCs w:val="22"/>
        </w:rPr>
        <w:t xml:space="preserve"> les fonctionnalités</w:t>
      </w:r>
      <w:r w:rsidRPr="00304456">
        <w:rPr>
          <w:sz w:val="22"/>
          <w:szCs w:val="22"/>
        </w:rPr>
        <w:t xml:space="preserve">. Ou de les faire </w:t>
      </w:r>
      <w:r w:rsidR="00002D1C" w:rsidRPr="00304456">
        <w:rPr>
          <w:sz w:val="22"/>
          <w:szCs w:val="22"/>
        </w:rPr>
        <w:t>tester</w:t>
      </w:r>
      <w:r w:rsidRPr="00304456">
        <w:rPr>
          <w:sz w:val="22"/>
          <w:szCs w:val="22"/>
        </w:rPr>
        <w:t xml:space="preserve"> par les futurs utilisateurs.</w:t>
      </w:r>
    </w:p>
    <w:p w14:paraId="04B27C55" w14:textId="77777777" w:rsidR="00304456" w:rsidRDefault="00304456" w:rsidP="002050EF">
      <w:pPr>
        <w:spacing w:after="0"/>
        <w:contextualSpacing/>
        <w:jc w:val="both"/>
        <w:rPr>
          <w:sz w:val="24"/>
          <w:szCs w:val="24"/>
        </w:rPr>
      </w:pPr>
    </w:p>
    <w:p w14:paraId="27A70F3E" w14:textId="3017E2BF" w:rsidR="00472F17" w:rsidRDefault="00AD20D4" w:rsidP="002050EF">
      <w:pPr>
        <w:pStyle w:val="Corpsdetexte"/>
        <w:jc w:val="both"/>
      </w:pPr>
      <w:r>
        <w:t xml:space="preserve">A chaque fois j’étais déjà seule au développement. </w:t>
      </w:r>
      <w:r w:rsidR="00472F17">
        <w:t xml:space="preserve">La grosse différence </w:t>
      </w:r>
      <w:r w:rsidR="00BD65F4">
        <w:t>c’est qu’</w:t>
      </w:r>
      <w:r w:rsidR="00472F17">
        <w:t xml:space="preserve">avec </w:t>
      </w:r>
      <w:r w:rsidR="000E6020">
        <w:t>SOS Immo,</w:t>
      </w:r>
      <w:r w:rsidR="00BD65F4">
        <w:t xml:space="preserve"> il n’y a pas </w:t>
      </w:r>
      <w:r w:rsidR="00002D1C">
        <w:t xml:space="preserve">de </w:t>
      </w:r>
      <w:r w:rsidR="00472F17">
        <w:t xml:space="preserve">responsable </w:t>
      </w:r>
      <w:r w:rsidR="00BD65F4">
        <w:t>pour exprimer les</w:t>
      </w:r>
      <w:r w:rsidR="00472F17">
        <w:t xml:space="preserve"> besoins</w:t>
      </w:r>
      <w:r w:rsidR="000E6020">
        <w:t>,</w:t>
      </w:r>
      <w:r w:rsidR="00472F17">
        <w:t xml:space="preserve"> valid</w:t>
      </w:r>
      <w:r w:rsidR="00BD65F4">
        <w:t>er</w:t>
      </w:r>
      <w:r w:rsidR="00472F17">
        <w:t xml:space="preserve"> </w:t>
      </w:r>
      <w:r w:rsidR="000E6020">
        <w:t xml:space="preserve">et prioriser </w:t>
      </w:r>
      <w:r w:rsidR="00472F17">
        <w:t xml:space="preserve">les fonctionnalités et finalement </w:t>
      </w:r>
      <w:r w:rsidR="000E6020">
        <w:t xml:space="preserve">valider </w:t>
      </w:r>
      <w:r w:rsidR="00472F17">
        <w:t>le projet.</w:t>
      </w:r>
      <w:r w:rsidR="008C0AA1">
        <w:t xml:space="preserve"> </w:t>
      </w:r>
      <w:r w:rsidR="00472F17" w:rsidRPr="00D34636">
        <w:t xml:space="preserve">Ici </w:t>
      </w:r>
      <w:r>
        <w:t>j’</w:t>
      </w:r>
      <w:r w:rsidR="00472F17" w:rsidRPr="00D34636">
        <w:t>ai assuré tous les rôles : j</w:t>
      </w:r>
      <w:r w:rsidR="00472F17">
        <w:t>’</w:t>
      </w:r>
      <w:r w:rsidR="00472F17" w:rsidRPr="00D34636">
        <w:t>ai porté, conçu, codé, testé, validé</w:t>
      </w:r>
      <w:r w:rsidR="00472F17">
        <w:t xml:space="preserve"> ce projet seul</w:t>
      </w:r>
      <w:r w:rsidR="00002D1C">
        <w:t>e</w:t>
      </w:r>
      <w:r w:rsidR="00472F17">
        <w:rPr>
          <w:rStyle w:val="Appelnotedebasdep"/>
          <w:sz w:val="24"/>
          <w:szCs w:val="24"/>
        </w:rPr>
        <w:footnoteReference w:id="33"/>
      </w:r>
      <w:r w:rsidR="00472F17" w:rsidRPr="00D34636">
        <w:t>.</w:t>
      </w:r>
    </w:p>
    <w:p w14:paraId="1372316B" w14:textId="5965271E" w:rsidR="000E6020" w:rsidRDefault="000E6020" w:rsidP="002050EF">
      <w:pPr>
        <w:pStyle w:val="Corpsdetexte"/>
        <w:jc w:val="both"/>
      </w:pPr>
      <w:r>
        <w:t xml:space="preserve">Par curiosité, et dans l’optique d’un changement de carrière, j’avais appris à utiliser </w:t>
      </w:r>
      <w:r w:rsidR="006277E9">
        <w:t xml:space="preserve">HTML </w:t>
      </w:r>
      <w:r>
        <w:t xml:space="preserve">et css pour créer une page web. J’avoue que, </w:t>
      </w:r>
      <w:r w:rsidR="00002D1C">
        <w:t>malgré</w:t>
      </w:r>
      <w:r w:rsidR="00C86393">
        <w:t xml:space="preserve"> bien des</w:t>
      </w:r>
      <w:r>
        <w:t xml:space="preserve"> recherches, je n’avais pas trouvé quoi faire des données d’un formulaire. Ce qui est normal étant donné que je n’avais</w:t>
      </w:r>
      <w:r w:rsidR="00C86393">
        <w:t xml:space="preserve"> à ce moment-là</w:t>
      </w:r>
      <w:r>
        <w:t xml:space="preserve"> aucune notion d’architecture </w:t>
      </w:r>
      <w:r w:rsidR="00C86393">
        <w:t>front/back</w:t>
      </w:r>
      <w:r>
        <w:t>.</w:t>
      </w:r>
    </w:p>
    <w:p w14:paraId="63C46794" w14:textId="48B33E4E" w:rsidR="00472F17" w:rsidRPr="00AE0A7E" w:rsidRDefault="00304456" w:rsidP="002050EF">
      <w:pPr>
        <w:pStyle w:val="Titre2"/>
        <w:jc w:val="both"/>
      </w:pPr>
      <w:bookmarkStart w:id="159" w:name="_Toc123817802"/>
      <w:r>
        <w:t xml:space="preserve"> </w:t>
      </w:r>
      <w:bookmarkStart w:id="160" w:name="_Toc126601389"/>
      <w:r w:rsidR="00472F17" w:rsidRPr="00521EBC">
        <w:t>Découvertes</w:t>
      </w:r>
      <w:r w:rsidR="00472F17">
        <w:t xml:space="preserve"> de la formation mise</w:t>
      </w:r>
      <w:r w:rsidR="006277E9">
        <w:t>s</w:t>
      </w:r>
      <w:r w:rsidR="00472F17">
        <w:t xml:space="preserve"> en pratique pour le projet</w:t>
      </w:r>
      <w:bookmarkEnd w:id="159"/>
      <w:bookmarkEnd w:id="160"/>
    </w:p>
    <w:p w14:paraId="00C67B4D" w14:textId="04B2ED49" w:rsidR="00472F17" w:rsidRPr="00304456" w:rsidRDefault="005E24FA" w:rsidP="00304456">
      <w:pPr>
        <w:pStyle w:val="Corpsdetexte"/>
        <w:spacing w:after="0"/>
        <w:contextualSpacing/>
        <w:jc w:val="both"/>
      </w:pPr>
      <w:r>
        <w:t>La formation m’a permis de découvrir beaucoup de nouveaux concepts. Certains m’ont servi</w:t>
      </w:r>
      <w:r w:rsidR="00AD20D4">
        <w:t xml:space="preserve"> </w:t>
      </w:r>
      <w:r>
        <w:t xml:space="preserve">spécifiquement dans ce </w:t>
      </w:r>
      <w:r w:rsidRPr="00304456">
        <w:t>projet.</w:t>
      </w:r>
    </w:p>
    <w:p w14:paraId="5974E6FA" w14:textId="2A86DDAC" w:rsidR="00472F17" w:rsidRPr="00304456" w:rsidRDefault="00472F17" w:rsidP="00304456">
      <w:pPr>
        <w:pStyle w:val="Style1"/>
        <w:rPr>
          <w:sz w:val="22"/>
          <w:szCs w:val="22"/>
        </w:rPr>
      </w:pPr>
      <w:r w:rsidRPr="00304456">
        <w:rPr>
          <w:sz w:val="22"/>
          <w:szCs w:val="22"/>
        </w:rPr>
        <w:t xml:space="preserve">Utilisation des diagrammes </w:t>
      </w:r>
      <w:r w:rsidR="006277E9" w:rsidRPr="00304456">
        <w:rPr>
          <w:sz w:val="22"/>
          <w:szCs w:val="22"/>
        </w:rPr>
        <w:t>UML</w:t>
      </w:r>
      <w:r w:rsidRPr="00304456">
        <w:rPr>
          <w:sz w:val="22"/>
          <w:szCs w:val="22"/>
        </w:rPr>
        <w:t>.</w:t>
      </w:r>
    </w:p>
    <w:p w14:paraId="74CDF2E3" w14:textId="06A4A27B" w:rsidR="00472F17" w:rsidRPr="00304456" w:rsidRDefault="00472F17" w:rsidP="00304456">
      <w:pPr>
        <w:pStyle w:val="Style1"/>
        <w:rPr>
          <w:sz w:val="22"/>
          <w:szCs w:val="22"/>
        </w:rPr>
      </w:pPr>
      <w:r w:rsidRPr="00304456">
        <w:rPr>
          <w:sz w:val="22"/>
          <w:szCs w:val="22"/>
        </w:rPr>
        <w:t>Le langage JavaScripts</w:t>
      </w:r>
      <w:r w:rsidR="000E6020" w:rsidRPr="00304456">
        <w:rPr>
          <w:sz w:val="22"/>
          <w:szCs w:val="22"/>
        </w:rPr>
        <w:t xml:space="preserve"> et approfondissement </w:t>
      </w:r>
      <w:r w:rsidR="006277E9" w:rsidRPr="00304456">
        <w:rPr>
          <w:sz w:val="22"/>
          <w:szCs w:val="22"/>
        </w:rPr>
        <w:t>HTML</w:t>
      </w:r>
      <w:r w:rsidR="000E6020" w:rsidRPr="00304456">
        <w:rPr>
          <w:sz w:val="22"/>
          <w:szCs w:val="22"/>
        </w:rPr>
        <w:t xml:space="preserve"> et</w:t>
      </w:r>
      <w:r w:rsidRPr="00304456">
        <w:rPr>
          <w:sz w:val="22"/>
          <w:szCs w:val="22"/>
        </w:rPr>
        <w:t xml:space="preserve"> css.</w:t>
      </w:r>
    </w:p>
    <w:p w14:paraId="1BEBF39D" w14:textId="3FF43E3A" w:rsidR="00472F17" w:rsidRPr="00304456" w:rsidRDefault="00472F17" w:rsidP="00304456">
      <w:pPr>
        <w:pStyle w:val="Style1"/>
        <w:rPr>
          <w:sz w:val="22"/>
          <w:szCs w:val="22"/>
        </w:rPr>
      </w:pPr>
      <w:r w:rsidRPr="00304456">
        <w:rPr>
          <w:sz w:val="22"/>
          <w:szCs w:val="22"/>
        </w:rPr>
        <w:t xml:space="preserve">Tout ce qui concerne l’architecture client/serveur, front/back, l’utilisation des </w:t>
      </w:r>
      <w:r w:rsidR="00764D04" w:rsidRPr="00304456">
        <w:rPr>
          <w:sz w:val="22"/>
          <w:szCs w:val="22"/>
        </w:rPr>
        <w:t>API</w:t>
      </w:r>
      <w:r w:rsidRPr="00304456">
        <w:rPr>
          <w:sz w:val="22"/>
          <w:szCs w:val="22"/>
        </w:rPr>
        <w:t xml:space="preserve"> et de React.</w:t>
      </w:r>
    </w:p>
    <w:p w14:paraId="45ED9F55" w14:textId="3B83A09B" w:rsidR="00472F17" w:rsidRPr="00304456" w:rsidRDefault="00472F17" w:rsidP="00304456">
      <w:pPr>
        <w:pStyle w:val="Style1"/>
        <w:rPr>
          <w:sz w:val="22"/>
          <w:szCs w:val="22"/>
        </w:rPr>
      </w:pPr>
      <w:r w:rsidRPr="00304456">
        <w:rPr>
          <w:sz w:val="22"/>
          <w:szCs w:val="22"/>
        </w:rPr>
        <w:t>La POO</w:t>
      </w:r>
      <w:r w:rsidRPr="00304456">
        <w:rPr>
          <w:rStyle w:val="Appelnotedebasdep"/>
          <w:sz w:val="22"/>
          <w:szCs w:val="22"/>
        </w:rPr>
        <w:footnoteReference w:id="34"/>
      </w:r>
      <w:r w:rsidRPr="00304456">
        <w:rPr>
          <w:sz w:val="22"/>
          <w:szCs w:val="22"/>
        </w:rPr>
        <w:t xml:space="preserve">, notion </w:t>
      </w:r>
      <w:r w:rsidR="00BD5116" w:rsidRPr="00304456">
        <w:rPr>
          <w:sz w:val="22"/>
          <w:szCs w:val="22"/>
        </w:rPr>
        <w:t xml:space="preserve">au départ </w:t>
      </w:r>
      <w:r w:rsidRPr="00304456">
        <w:rPr>
          <w:sz w:val="22"/>
          <w:szCs w:val="22"/>
        </w:rPr>
        <w:t>très floue pour moi et complétement indispensable à n’importe quel développeur.</w:t>
      </w:r>
    </w:p>
    <w:p w14:paraId="17E6B791" w14:textId="44C6FB5C" w:rsidR="00755166" w:rsidRPr="00304456" w:rsidRDefault="00A24864" w:rsidP="002050EF">
      <w:pPr>
        <w:pStyle w:val="Style1"/>
        <w:numPr>
          <w:ilvl w:val="0"/>
          <w:numId w:val="0"/>
        </w:numPr>
        <w:rPr>
          <w:sz w:val="22"/>
          <w:szCs w:val="22"/>
        </w:rPr>
      </w:pPr>
      <w:r w:rsidRPr="00304456">
        <w:rPr>
          <w:sz w:val="22"/>
          <w:szCs w:val="22"/>
        </w:rPr>
        <w:t>Le cours Devops m’a appris qu’il est possible</w:t>
      </w:r>
      <w:r w:rsidR="00472F17" w:rsidRPr="00304456">
        <w:rPr>
          <w:sz w:val="22"/>
          <w:szCs w:val="22"/>
        </w:rPr>
        <w:t xml:space="preserve"> d’automatiser les tests unitaires </w:t>
      </w:r>
      <w:r w:rsidRPr="00304456">
        <w:rPr>
          <w:sz w:val="22"/>
          <w:szCs w:val="22"/>
        </w:rPr>
        <w:t>dans GitHub et d’utiliser les variables d’environnement. Il m’a aussi permis à</w:t>
      </w:r>
      <w:r w:rsidR="00472F17" w:rsidRPr="00304456">
        <w:rPr>
          <w:sz w:val="22"/>
          <w:szCs w:val="22"/>
        </w:rPr>
        <w:t xml:space="preserve"> commencer à </w:t>
      </w:r>
      <w:r w:rsidRPr="00304456">
        <w:rPr>
          <w:sz w:val="22"/>
          <w:szCs w:val="22"/>
        </w:rPr>
        <w:t>étudier le</w:t>
      </w:r>
      <w:r w:rsidR="00472F17" w:rsidRPr="00304456">
        <w:rPr>
          <w:sz w:val="22"/>
          <w:szCs w:val="22"/>
        </w:rPr>
        <w:t xml:space="preserve"> déploiement </w:t>
      </w:r>
      <w:r w:rsidR="00AF0F84" w:rsidRPr="00304456">
        <w:rPr>
          <w:sz w:val="22"/>
          <w:szCs w:val="22"/>
        </w:rPr>
        <w:t xml:space="preserve">à </w:t>
      </w:r>
      <w:r w:rsidR="00472F17" w:rsidRPr="00304456">
        <w:rPr>
          <w:sz w:val="22"/>
          <w:szCs w:val="22"/>
        </w:rPr>
        <w:t>distan</w:t>
      </w:r>
      <w:r w:rsidR="00AF0F84" w:rsidRPr="00304456">
        <w:rPr>
          <w:sz w:val="22"/>
          <w:szCs w:val="22"/>
        </w:rPr>
        <w:t>ce</w:t>
      </w:r>
      <w:r w:rsidR="00472F17" w:rsidRPr="00304456">
        <w:rPr>
          <w:sz w:val="22"/>
          <w:szCs w:val="22"/>
        </w:rPr>
        <w:t>.</w:t>
      </w:r>
    </w:p>
    <w:p w14:paraId="5AD44CC1" w14:textId="77777777" w:rsidR="00755166" w:rsidRDefault="00755166" w:rsidP="002050EF">
      <w:pPr>
        <w:pStyle w:val="Style1"/>
        <w:numPr>
          <w:ilvl w:val="0"/>
          <w:numId w:val="0"/>
        </w:numPr>
        <w:ind w:left="360" w:hanging="360"/>
      </w:pPr>
    </w:p>
    <w:p w14:paraId="37229437" w14:textId="7F825DA4" w:rsidR="00755166" w:rsidRDefault="00755166" w:rsidP="002050EF">
      <w:pPr>
        <w:jc w:val="both"/>
        <w:rPr>
          <w:sz w:val="24"/>
          <w:szCs w:val="24"/>
        </w:rPr>
      </w:pPr>
      <w:r>
        <w:br w:type="page"/>
      </w:r>
    </w:p>
    <w:p w14:paraId="449CCBDC" w14:textId="5F3D6860" w:rsidR="00472F17" w:rsidRPr="00F61E16" w:rsidRDefault="00304456" w:rsidP="002050EF">
      <w:pPr>
        <w:pStyle w:val="Titre2"/>
        <w:jc w:val="both"/>
      </w:pPr>
      <w:bookmarkStart w:id="161" w:name="_Toc123817803"/>
      <w:r>
        <w:lastRenderedPageBreak/>
        <w:t xml:space="preserve"> </w:t>
      </w:r>
      <w:bookmarkStart w:id="162" w:name="_Toc126601390"/>
      <w:r w:rsidR="00472F17" w:rsidRPr="00F61E16">
        <w:t>Recherches personnelles.</w:t>
      </w:r>
      <w:bookmarkEnd w:id="161"/>
      <w:bookmarkEnd w:id="162"/>
    </w:p>
    <w:p w14:paraId="45A5D718" w14:textId="5CAE8D2C" w:rsidR="00AD20D4" w:rsidRDefault="00472F17" w:rsidP="002050EF">
      <w:pPr>
        <w:pStyle w:val="Corpsdetexte"/>
        <w:jc w:val="both"/>
      </w:pPr>
      <w:r>
        <w:t>Les cours que nous avons reçus étai</w:t>
      </w:r>
      <w:r w:rsidR="00C86393">
        <w:t>ent</w:t>
      </w:r>
      <w:r>
        <w:t xml:space="preserve"> </w:t>
      </w:r>
      <w:r w:rsidR="00C86393">
        <w:t>très</w:t>
      </w:r>
      <w:r>
        <w:t xml:space="preserve"> complet</w:t>
      </w:r>
      <w:r w:rsidR="00C86393">
        <w:t>s</w:t>
      </w:r>
      <w:r>
        <w:t>, mais nous n’avons pas pu approfondir certaines notions qui m’ont manquées après coup.</w:t>
      </w:r>
    </w:p>
    <w:p w14:paraId="0090DB84" w14:textId="06399E7F" w:rsidR="00472F17" w:rsidRPr="00304456" w:rsidRDefault="00472F17" w:rsidP="00304456">
      <w:pPr>
        <w:pStyle w:val="Corpsdetexte"/>
        <w:spacing w:after="0"/>
        <w:contextualSpacing/>
        <w:jc w:val="both"/>
      </w:pPr>
      <w:r>
        <w:t>La p</w:t>
      </w:r>
      <w:r w:rsidRPr="00304456">
        <w:t>remière mouture du projet était fonctionnelle mais mal conçue du point de vue architecture back.</w:t>
      </w:r>
    </w:p>
    <w:p w14:paraId="5042118C" w14:textId="77777777" w:rsidR="00472F17" w:rsidRPr="00304456" w:rsidRDefault="00472F17" w:rsidP="00304456">
      <w:pPr>
        <w:pStyle w:val="Style1"/>
        <w:rPr>
          <w:sz w:val="22"/>
          <w:szCs w:val="22"/>
        </w:rPr>
      </w:pPr>
      <w:r w:rsidRPr="00304456">
        <w:rPr>
          <w:sz w:val="22"/>
          <w:szCs w:val="22"/>
        </w:rPr>
        <w:t>Les couches serveur/service/DAO n’étaient pas bien définies.</w:t>
      </w:r>
    </w:p>
    <w:p w14:paraId="11A8035A" w14:textId="1F629507" w:rsidR="00472F17" w:rsidRPr="00304456" w:rsidRDefault="00472F17" w:rsidP="00304456">
      <w:pPr>
        <w:pStyle w:val="Style1"/>
        <w:rPr>
          <w:sz w:val="22"/>
          <w:szCs w:val="22"/>
        </w:rPr>
      </w:pPr>
      <w:r w:rsidRPr="00304456">
        <w:rPr>
          <w:sz w:val="22"/>
          <w:szCs w:val="22"/>
        </w:rPr>
        <w:t xml:space="preserve">La base de données était </w:t>
      </w:r>
      <w:r w:rsidR="00AD20D4" w:rsidRPr="00304456">
        <w:rPr>
          <w:sz w:val="22"/>
          <w:szCs w:val="22"/>
        </w:rPr>
        <w:t xml:space="preserve">directement </w:t>
      </w:r>
      <w:r w:rsidRPr="00304456">
        <w:rPr>
          <w:sz w:val="22"/>
          <w:szCs w:val="22"/>
        </w:rPr>
        <w:t>interrogée par les fonctions services via des requêtes SQL, sans utilisation d’ORM.</w:t>
      </w:r>
    </w:p>
    <w:p w14:paraId="23FBE6A4" w14:textId="77777777" w:rsidR="008C0AA1" w:rsidRDefault="008C0AA1" w:rsidP="002050EF">
      <w:pPr>
        <w:pStyle w:val="Style1"/>
        <w:numPr>
          <w:ilvl w:val="0"/>
          <w:numId w:val="0"/>
        </w:numPr>
      </w:pPr>
    </w:p>
    <w:p w14:paraId="7B50EF39" w14:textId="77777777" w:rsidR="00472F17" w:rsidRDefault="00472F17" w:rsidP="002050EF">
      <w:pPr>
        <w:pStyle w:val="Corpsdetexte"/>
        <w:jc w:val="both"/>
      </w:pPr>
      <w:r>
        <w:t xml:space="preserve">J’ai passé beaucoup de temps </w:t>
      </w:r>
      <w:r w:rsidRPr="00D34636">
        <w:t xml:space="preserve">comprendre </w:t>
      </w:r>
      <w:r>
        <w:t xml:space="preserve">exactement </w:t>
      </w:r>
      <w:r w:rsidRPr="00D34636">
        <w:t>le principe de l’ORM</w:t>
      </w:r>
      <w:r>
        <w:t xml:space="preserve"> et son application. Maintenant le back est beaucoup mieux construit, bien plus clair.</w:t>
      </w:r>
    </w:p>
    <w:p w14:paraId="6AF649D4" w14:textId="77777777" w:rsidR="00472F17" w:rsidRDefault="00472F17" w:rsidP="002050EF">
      <w:pPr>
        <w:pStyle w:val="Corpsdetexte"/>
        <w:jc w:val="both"/>
      </w:pPr>
      <w:r>
        <w:t>Cela m’a également permis de bien mieux comprendre ce que je fais au quotidien dans mon nouveau travail.</w:t>
      </w:r>
    </w:p>
    <w:p w14:paraId="0CA51E5C" w14:textId="64BF1F74" w:rsidR="00472F17" w:rsidRDefault="00C86393" w:rsidP="002050EF">
      <w:pPr>
        <w:pStyle w:val="Corpsdetexte"/>
        <w:jc w:val="both"/>
      </w:pPr>
      <w:r>
        <w:t>J’ai passé aussi b</w:t>
      </w:r>
      <w:r w:rsidR="00472F17" w:rsidRPr="00D34636">
        <w:t xml:space="preserve">eaucoup de temps </w:t>
      </w:r>
      <w:r>
        <w:t xml:space="preserve">à étudier </w:t>
      </w:r>
      <w:r w:rsidR="00472F17" w:rsidRPr="00D34636">
        <w:t>les tests</w:t>
      </w:r>
      <w:r w:rsidR="00472F17">
        <w:t>.</w:t>
      </w:r>
      <w:r w:rsidR="008C0AA1">
        <w:t xml:space="preserve"> </w:t>
      </w:r>
      <w:r w:rsidR="00472F17">
        <w:t>En théorie le concept est assez évident mais dans la pratique, on ne sait pas forcément quoi tester et comment le faire.</w:t>
      </w:r>
      <w:r w:rsidR="008C0AA1">
        <w:t xml:space="preserve"> </w:t>
      </w:r>
      <w:r w:rsidR="00472F17">
        <w:t xml:space="preserve">Finalement j’ai pu faire des tests unitaires sur les fonctions front utilisées par les composants React, et des tests </w:t>
      </w:r>
      <w:r w:rsidR="00AF0F84">
        <w:t>fonctionnels</w:t>
      </w:r>
      <w:r w:rsidR="00472F17">
        <w:t xml:space="preserve"> grâce à Postman.</w:t>
      </w:r>
    </w:p>
    <w:p w14:paraId="23309C32" w14:textId="14DC73D1" w:rsidR="00FC3D7F" w:rsidRDefault="00A24864" w:rsidP="002050EF">
      <w:pPr>
        <w:pStyle w:val="Corpsdetexte"/>
        <w:jc w:val="both"/>
      </w:pPr>
      <w:r>
        <w:t>J’ai découvert les triggers de base de données d</w:t>
      </w:r>
      <w:r w:rsidR="00FC3D7F">
        <w:t>ans le cadre de mon travail</w:t>
      </w:r>
      <w:r w:rsidR="00C53E0E">
        <w:t>.</w:t>
      </w:r>
      <w:r w:rsidR="008C0AA1">
        <w:t xml:space="preserve"> </w:t>
      </w:r>
      <w:r w:rsidR="001F7D3D">
        <w:t>J’ai pensé qu’ils pourraient m’être très utiles pour l’archivage et la sauvegarde des données.</w:t>
      </w:r>
      <w:r w:rsidR="008C0AA1">
        <w:t xml:space="preserve"> </w:t>
      </w:r>
      <w:r w:rsidR="00C53E0E">
        <w:t>Bien sûr</w:t>
      </w:r>
      <w:r w:rsidR="00AD20D4">
        <w:t xml:space="preserve">, chez Société Générale, </w:t>
      </w:r>
      <w:r w:rsidR="00C53E0E">
        <w:t>nous utilisons des outils qui génèrent automatiquement les scripts</w:t>
      </w:r>
      <w:r w:rsidR="001F7D3D">
        <w:t>. Ici i</w:t>
      </w:r>
      <w:r w:rsidR="00FC3D7F">
        <w:t xml:space="preserve">l </w:t>
      </w:r>
      <w:r w:rsidR="0079007C">
        <w:t>m’</w:t>
      </w:r>
      <w:r w:rsidR="00FC3D7F">
        <w:t xml:space="preserve">a fallu </w:t>
      </w:r>
      <w:r w:rsidR="0079007C">
        <w:t xml:space="preserve">donc </w:t>
      </w:r>
      <w:r w:rsidR="00C53E0E">
        <w:t>apprendre à les écrire manuellement.</w:t>
      </w:r>
    </w:p>
    <w:p w14:paraId="6A79F764" w14:textId="79B14548" w:rsidR="00BD5116" w:rsidRDefault="00304456" w:rsidP="002050EF">
      <w:pPr>
        <w:pStyle w:val="Titre2"/>
        <w:jc w:val="both"/>
      </w:pPr>
      <w:r>
        <w:t xml:space="preserve"> </w:t>
      </w:r>
      <w:bookmarkStart w:id="163" w:name="_Toc126601391"/>
      <w:r w:rsidR="004C288C">
        <w:t>Point sur l’application à aujourd’hui</w:t>
      </w:r>
      <w:bookmarkEnd w:id="163"/>
    </w:p>
    <w:p w14:paraId="341D4738" w14:textId="11A9BF03" w:rsidR="00472F17" w:rsidRPr="00D34636" w:rsidRDefault="00472F17" w:rsidP="002050EF">
      <w:pPr>
        <w:pStyle w:val="Liste"/>
        <w:jc w:val="both"/>
      </w:pPr>
      <w:r w:rsidRPr="00D34636">
        <w:t>SOS Immo est opérationnel</w:t>
      </w:r>
      <w:r w:rsidR="00BD5116">
        <w:t>le</w:t>
      </w:r>
      <w:r w:rsidR="004C288C">
        <w:t xml:space="preserve"> dans sa </w:t>
      </w:r>
      <w:r w:rsidR="004C288C" w:rsidRPr="00D34636">
        <w:t>mission principale (suivi des incidents</w:t>
      </w:r>
      <w:r w:rsidR="004C288C">
        <w:t>).</w:t>
      </w:r>
    </w:p>
    <w:p w14:paraId="62420AC1" w14:textId="29965D75" w:rsidR="00472F17" w:rsidRDefault="00472F17" w:rsidP="002050EF">
      <w:pPr>
        <w:pStyle w:val="Liste"/>
        <w:jc w:val="both"/>
      </w:pPr>
      <w:r>
        <w:t>Elle possède un front</w:t>
      </w:r>
      <w:r w:rsidR="00BD5116">
        <w:t xml:space="preserve"> end</w:t>
      </w:r>
      <w:r>
        <w:t xml:space="preserve">, un back </w:t>
      </w:r>
      <w:r w:rsidR="00BD5116">
        <w:t xml:space="preserve">end </w:t>
      </w:r>
      <w:r>
        <w:t>et une base de données.</w:t>
      </w:r>
    </w:p>
    <w:p w14:paraId="200E770A" w14:textId="2BEED11A" w:rsidR="002C2599" w:rsidRDefault="00472F17" w:rsidP="002050EF">
      <w:pPr>
        <w:pStyle w:val="Liste"/>
        <w:jc w:val="both"/>
      </w:pPr>
      <w:r>
        <w:t>L</w:t>
      </w:r>
      <w:r w:rsidRPr="00D34636">
        <w:t>a partie authentification est terminée.</w:t>
      </w:r>
    </w:p>
    <w:p w14:paraId="03D89510" w14:textId="26CEA378" w:rsidR="002C2599" w:rsidRPr="00D34636" w:rsidRDefault="002C2599" w:rsidP="002050EF">
      <w:pPr>
        <w:pStyle w:val="Liste"/>
        <w:jc w:val="both"/>
      </w:pPr>
      <w:r>
        <w:t xml:space="preserve">La gestion des données </w:t>
      </w:r>
      <w:r w:rsidR="00C26DDA">
        <w:t>«</w:t>
      </w:r>
      <w:r>
        <w:t>administrateur</w:t>
      </w:r>
      <w:r w:rsidR="00C26DDA">
        <w:t>»</w:t>
      </w:r>
      <w:r>
        <w:rPr>
          <w:rStyle w:val="Appelnotedebasdep"/>
          <w:sz w:val="24"/>
          <w:szCs w:val="24"/>
        </w:rPr>
        <w:footnoteReference w:id="35"/>
      </w:r>
      <w:r>
        <w:t xml:space="preserve"> aussi.</w:t>
      </w:r>
    </w:p>
    <w:p w14:paraId="63A3B5C6" w14:textId="6853C282" w:rsidR="00472F17" w:rsidRDefault="002C2599" w:rsidP="002050EF">
      <w:pPr>
        <w:pStyle w:val="Liste"/>
        <w:jc w:val="both"/>
      </w:pPr>
      <w:r>
        <w:t xml:space="preserve">Il </w:t>
      </w:r>
      <w:r w:rsidR="00472F17" w:rsidRPr="00D34636">
        <w:t xml:space="preserve">reste à finaliser </w:t>
      </w:r>
      <w:r w:rsidR="004C288C">
        <w:t xml:space="preserve">l’archivage </w:t>
      </w:r>
      <w:r>
        <w:t xml:space="preserve">et la sauvegarde </w:t>
      </w:r>
      <w:r w:rsidR="004C288C">
        <w:t>des données incidents et utilisateurs.</w:t>
      </w:r>
    </w:p>
    <w:p w14:paraId="7CDAEFD9" w14:textId="76304B25" w:rsidR="00A774CC" w:rsidRDefault="00A774CC" w:rsidP="002050EF">
      <w:pPr>
        <w:spacing w:after="0"/>
        <w:contextualSpacing/>
        <w:jc w:val="both"/>
        <w:rPr>
          <w:sz w:val="24"/>
          <w:szCs w:val="24"/>
        </w:rPr>
      </w:pPr>
    </w:p>
    <w:p w14:paraId="35BFB943" w14:textId="20BBC9E7" w:rsidR="00A774CC" w:rsidRPr="00AF0F84" w:rsidRDefault="00304456" w:rsidP="00304456">
      <w:pPr>
        <w:pStyle w:val="Titre2"/>
      </w:pPr>
      <w:r>
        <w:t xml:space="preserve"> </w:t>
      </w:r>
      <w:bookmarkStart w:id="164" w:name="_Toc126601392"/>
      <w:r w:rsidR="00F42772" w:rsidRPr="00AF0F84">
        <w:t>Bilan personnel</w:t>
      </w:r>
      <w:r w:rsidR="00AF0F84" w:rsidRPr="00AF0F84">
        <w:t xml:space="preserve"> - remerciements</w:t>
      </w:r>
      <w:bookmarkEnd w:id="164"/>
    </w:p>
    <w:p w14:paraId="10F8B28E" w14:textId="2A2185BA" w:rsidR="00AF0F84" w:rsidRDefault="00AF0F84" w:rsidP="002050EF">
      <w:pPr>
        <w:pStyle w:val="Corpsdetexte"/>
        <w:jc w:val="both"/>
      </w:pPr>
      <w:r w:rsidRPr="00AF0F84">
        <w:t>Ce projet est pour moi à la fois un aboutissement et un nouveau départ.</w:t>
      </w:r>
      <w:r w:rsidR="008C0AA1">
        <w:t xml:space="preserve"> </w:t>
      </w:r>
      <w:r w:rsidRPr="00AF0F84">
        <w:t xml:space="preserve">J’ai appris plus de choses en </w:t>
      </w:r>
      <w:r w:rsidR="00304456">
        <w:t>un</w:t>
      </w:r>
      <w:r w:rsidRPr="00AF0F84">
        <w:t xml:space="preserve"> an et demi qu</w:t>
      </w:r>
      <w:r w:rsidR="00C86393">
        <w:t>’au cours d</w:t>
      </w:r>
      <w:r w:rsidRPr="00AF0F84">
        <w:t>es 10 dernières années.</w:t>
      </w:r>
      <w:r w:rsidR="008C0AA1">
        <w:t xml:space="preserve"> </w:t>
      </w:r>
      <w:r w:rsidRPr="00AF0F84">
        <w:t>Jamais je ne dénigr</w:t>
      </w:r>
      <w:r w:rsidR="00C86393">
        <w:t>er</w:t>
      </w:r>
      <w:r w:rsidRPr="00AF0F84">
        <w:t xml:space="preserve">ais mon ancienne profession, mais je ne voudrais </w:t>
      </w:r>
      <w:r w:rsidR="00BF0FE1">
        <w:t xml:space="preserve">pas </w:t>
      </w:r>
      <w:r w:rsidRPr="00AF0F84">
        <w:t>revenir en arrière.</w:t>
      </w:r>
    </w:p>
    <w:p w14:paraId="4645CA9C" w14:textId="77777777" w:rsidR="00AF0F84" w:rsidRPr="00D34636" w:rsidRDefault="00AF0F84" w:rsidP="002050EF">
      <w:pPr>
        <w:pStyle w:val="Corpsdetexte"/>
        <w:jc w:val="both"/>
      </w:pPr>
      <w:r w:rsidRPr="00D34636">
        <w:t xml:space="preserve">Je tiens à remercier bien sûr les professeurs et les autres élèves de la cohorte, </w:t>
      </w:r>
      <w:r>
        <w:t>mes</w:t>
      </w:r>
      <w:r w:rsidRPr="00D34636">
        <w:t xml:space="preserve"> nouveau</w:t>
      </w:r>
      <w:r>
        <w:t>x</w:t>
      </w:r>
      <w:r w:rsidRPr="00D34636">
        <w:t xml:space="preserve"> manager</w:t>
      </w:r>
      <w:r>
        <w:t>s</w:t>
      </w:r>
      <w:r w:rsidRPr="00D34636">
        <w:t xml:space="preserve"> et toute</w:t>
      </w:r>
      <w:r>
        <w:t>s</w:t>
      </w:r>
      <w:r w:rsidRPr="00D34636">
        <w:t xml:space="preserve"> </w:t>
      </w:r>
      <w:r>
        <w:t>leurs</w:t>
      </w:r>
      <w:r w:rsidRPr="00D34636">
        <w:t xml:space="preserve"> équipe</w:t>
      </w:r>
      <w:r>
        <w:t>s</w:t>
      </w:r>
      <w:r w:rsidRPr="00D34636">
        <w:t>.</w:t>
      </w:r>
      <w:r>
        <w:t xml:space="preserve"> Pour leur confiance, leur patience et leur pédagogie.</w:t>
      </w:r>
    </w:p>
    <w:p w14:paraId="7E7AA01B" w14:textId="77777777" w:rsidR="00AF0F84" w:rsidRPr="00D34636" w:rsidRDefault="00AF0F84" w:rsidP="002050EF">
      <w:pPr>
        <w:pStyle w:val="Corpsdetexte"/>
        <w:jc w:val="both"/>
      </w:pPr>
      <w:r w:rsidRPr="00D34636">
        <w:t>Sans oublier les responsables du service immobilier de l’immeuble Basalte de la Défense</w:t>
      </w:r>
      <w:r>
        <w:t xml:space="preserve"> qui m’ont beaucoup aidée lors de la conception du projet sans rien attendre en retour</w:t>
      </w:r>
      <w:r w:rsidRPr="00D34636">
        <w:t>.</w:t>
      </w:r>
    </w:p>
    <w:p w14:paraId="153B6604" w14:textId="77777777" w:rsidR="00AF0F84" w:rsidRDefault="00AF0F84" w:rsidP="002050EF">
      <w:pPr>
        <w:spacing w:after="0"/>
        <w:contextualSpacing/>
        <w:jc w:val="both"/>
        <w:rPr>
          <w:sz w:val="24"/>
          <w:szCs w:val="24"/>
        </w:rPr>
      </w:pPr>
    </w:p>
    <w:p w14:paraId="5253CDA4" w14:textId="1C5C1FC4" w:rsidR="004C288C" w:rsidRDefault="004C288C" w:rsidP="002050EF">
      <w:pPr>
        <w:spacing w:after="0"/>
        <w:contextualSpacing/>
        <w:jc w:val="both"/>
        <w:rPr>
          <w:sz w:val="24"/>
          <w:szCs w:val="24"/>
        </w:rPr>
      </w:pPr>
      <w:r>
        <w:rPr>
          <w:sz w:val="24"/>
          <w:szCs w:val="24"/>
        </w:rPr>
        <w:br w:type="page"/>
      </w:r>
    </w:p>
    <w:p w14:paraId="7A08CCDB" w14:textId="05EDC0D5" w:rsidR="007E0896" w:rsidRDefault="007E0896" w:rsidP="002050EF">
      <w:pPr>
        <w:pStyle w:val="Titre1"/>
        <w:numPr>
          <w:ilvl w:val="0"/>
          <w:numId w:val="0"/>
        </w:numPr>
        <w:jc w:val="both"/>
      </w:pPr>
      <w:bookmarkStart w:id="165" w:name="_Toc126601393"/>
      <w:r>
        <w:lastRenderedPageBreak/>
        <w:t>ANNEXES</w:t>
      </w:r>
      <w:bookmarkEnd w:id="165"/>
    </w:p>
    <w:p w14:paraId="0EE310E0" w14:textId="74FA07EA" w:rsidR="00946D97" w:rsidRDefault="00946D97" w:rsidP="002050EF">
      <w:pPr>
        <w:spacing w:after="0"/>
        <w:jc w:val="both"/>
        <w:rPr>
          <w:sz w:val="24"/>
          <w:szCs w:val="24"/>
        </w:rPr>
      </w:pPr>
    </w:p>
    <w:p w14:paraId="370E7F37" w14:textId="77777777" w:rsidR="00946D97" w:rsidRDefault="00946D97" w:rsidP="002050EF">
      <w:pPr>
        <w:spacing w:after="0"/>
        <w:jc w:val="both"/>
        <w:rPr>
          <w:sz w:val="24"/>
          <w:szCs w:val="24"/>
        </w:rPr>
      </w:pPr>
    </w:p>
    <w:p w14:paraId="2DCD0A0C" w14:textId="25E54A30" w:rsidR="00946D97" w:rsidRDefault="00946D97" w:rsidP="002050EF">
      <w:pPr>
        <w:pStyle w:val="Titre2"/>
        <w:numPr>
          <w:ilvl w:val="0"/>
          <w:numId w:val="0"/>
        </w:numPr>
        <w:jc w:val="both"/>
      </w:pPr>
      <w:bookmarkStart w:id="166" w:name="_Annexe_1_–"/>
      <w:bookmarkStart w:id="167" w:name="_Toc126601394"/>
      <w:bookmarkEnd w:id="166"/>
      <w:r>
        <w:t xml:space="preserve">Annexe 1 – </w:t>
      </w:r>
      <w:r w:rsidR="001B6500">
        <w:t>Ecran</w:t>
      </w:r>
      <w:r>
        <w:t xml:space="preserve"> du pipeline GitHub</w:t>
      </w:r>
      <w:bookmarkEnd w:id="167"/>
    </w:p>
    <w:p w14:paraId="59C5FB8D" w14:textId="4F40FABE" w:rsidR="00946D97" w:rsidRDefault="00946D97" w:rsidP="002050EF">
      <w:pPr>
        <w:jc w:val="both"/>
        <w:rPr>
          <w:sz w:val="24"/>
          <w:szCs w:val="24"/>
        </w:rPr>
      </w:pPr>
      <w:r>
        <w:rPr>
          <w:noProof/>
        </w:rPr>
        <w:drawing>
          <wp:inline distT="0" distB="0" distL="0" distR="0" wp14:anchorId="6659264A" wp14:editId="051ECAA4">
            <wp:extent cx="5593404" cy="4961167"/>
            <wp:effectExtent l="0" t="0" r="7620" b="0"/>
            <wp:docPr id="57" name="Image 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Une image contenant texte&#10;&#10;Description générée automatiquement"/>
                    <pic:cNvPicPr/>
                  </pic:nvPicPr>
                  <pic:blipFill>
                    <a:blip r:embed="rId86"/>
                    <a:stretch>
                      <a:fillRect/>
                    </a:stretch>
                  </pic:blipFill>
                  <pic:spPr>
                    <a:xfrm>
                      <a:off x="0" y="0"/>
                      <a:ext cx="5606498" cy="4972781"/>
                    </a:xfrm>
                    <a:prstGeom prst="rect">
                      <a:avLst/>
                    </a:prstGeom>
                  </pic:spPr>
                </pic:pic>
              </a:graphicData>
            </a:graphic>
          </wp:inline>
        </w:drawing>
      </w:r>
    </w:p>
    <w:p w14:paraId="7489A5BE" w14:textId="17B85789" w:rsidR="00946D97" w:rsidRDefault="00946D97" w:rsidP="002050EF">
      <w:pPr>
        <w:jc w:val="both"/>
        <w:rPr>
          <w:sz w:val="24"/>
          <w:szCs w:val="24"/>
        </w:rPr>
      </w:pPr>
    </w:p>
    <w:p w14:paraId="1602DF8A" w14:textId="07467087" w:rsidR="00946D97" w:rsidRDefault="00946D97" w:rsidP="002050EF">
      <w:pPr>
        <w:jc w:val="both"/>
        <w:rPr>
          <w:sz w:val="24"/>
          <w:szCs w:val="24"/>
        </w:rPr>
      </w:pPr>
    </w:p>
    <w:p w14:paraId="345791C8" w14:textId="02ACF9BB" w:rsidR="00946D97" w:rsidRDefault="00946D97" w:rsidP="002050EF">
      <w:pPr>
        <w:jc w:val="both"/>
        <w:rPr>
          <w:sz w:val="24"/>
          <w:szCs w:val="24"/>
        </w:rPr>
      </w:pPr>
      <w:r>
        <w:rPr>
          <w:sz w:val="24"/>
          <w:szCs w:val="24"/>
        </w:rPr>
        <w:br w:type="page"/>
      </w:r>
    </w:p>
    <w:p w14:paraId="40F5378D" w14:textId="77777777" w:rsidR="00946D97" w:rsidRDefault="00946D97" w:rsidP="002050EF">
      <w:pPr>
        <w:jc w:val="both"/>
        <w:rPr>
          <w:sz w:val="24"/>
          <w:szCs w:val="24"/>
        </w:rPr>
      </w:pPr>
    </w:p>
    <w:p w14:paraId="18A811CF" w14:textId="444470EE" w:rsidR="007E0896" w:rsidRDefault="007E0896" w:rsidP="002050EF">
      <w:pPr>
        <w:pStyle w:val="Titre2"/>
        <w:numPr>
          <w:ilvl w:val="0"/>
          <w:numId w:val="0"/>
        </w:numPr>
        <w:ind w:left="576" w:hanging="576"/>
        <w:jc w:val="both"/>
      </w:pPr>
      <w:bookmarkStart w:id="168" w:name="_Toc126601395"/>
      <w:r>
        <w:t xml:space="preserve">Annexe </w:t>
      </w:r>
      <w:r w:rsidR="00946D97">
        <w:t>2</w:t>
      </w:r>
      <w:r>
        <w:t xml:space="preserve"> – </w:t>
      </w:r>
      <w:r w:rsidR="00E241C5">
        <w:t xml:space="preserve">exemple de </w:t>
      </w:r>
      <w:r>
        <w:t>scénario complexe</w:t>
      </w:r>
      <w:bookmarkEnd w:id="168"/>
    </w:p>
    <w:p w14:paraId="632A553D" w14:textId="7CA3D70B" w:rsidR="007236DB" w:rsidRDefault="007236DB" w:rsidP="002050EF">
      <w:pPr>
        <w:pStyle w:val="Corpsdetexte"/>
        <w:jc w:val="both"/>
      </w:pPr>
      <w:r>
        <w:t>Suivre à la lettre les indications dans l’application front avec un environnement de test.</w:t>
      </w:r>
    </w:p>
    <w:p w14:paraId="347DBE5A" w14:textId="07B4594B" w:rsidR="007236DB" w:rsidRPr="00CA034F" w:rsidRDefault="007236DB" w:rsidP="002050EF">
      <w:pPr>
        <w:pStyle w:val="Titre4"/>
        <w:jc w:val="both"/>
      </w:pPr>
      <w:bookmarkStart w:id="169" w:name="_Toc126601396"/>
      <w:r w:rsidRPr="00CA034F">
        <w:t>Prérequis :</w:t>
      </w:r>
      <w:bookmarkEnd w:id="169"/>
    </w:p>
    <w:p w14:paraId="2CD24CB1" w14:textId="1C6A75D7" w:rsidR="007236DB" w:rsidRDefault="007236DB" w:rsidP="002050EF">
      <w:pPr>
        <w:pStyle w:val="Corpsdetexte"/>
        <w:jc w:val="both"/>
      </w:pPr>
      <w:r>
        <w:t>La base test doit posséder deux utilisateurs Admin et Technicien avec les caractéristiques indiquées aux étapes A1 et T1.</w:t>
      </w:r>
    </w:p>
    <w:p w14:paraId="501784AF" w14:textId="2795E8C6" w:rsidR="007236DB" w:rsidRDefault="007236DB" w:rsidP="002050EF">
      <w:pPr>
        <w:pStyle w:val="Corpsdetexte"/>
        <w:jc w:val="both"/>
      </w:pPr>
      <w:r>
        <w:t xml:space="preserve">Elle ne doit pas posséder d’utilisateurs </w:t>
      </w:r>
      <w:r w:rsidR="00A67F73">
        <w:t xml:space="preserve">avec comme id </w:t>
      </w:r>
      <w:r w:rsidR="00C26DDA">
        <w:t>«</w:t>
      </w:r>
      <w:r w:rsidR="00A67F73">
        <w:t>nduval</w:t>
      </w:r>
      <w:r w:rsidR="00C26DDA">
        <w:t>»</w:t>
      </w:r>
      <w:r w:rsidR="00A67F73">
        <w:t>.</w:t>
      </w:r>
    </w:p>
    <w:p w14:paraId="6F555F35" w14:textId="1557B93D" w:rsidR="00A67F73" w:rsidRPr="00CA034F" w:rsidRDefault="00CA034F" w:rsidP="002050EF">
      <w:pPr>
        <w:pStyle w:val="Titre4"/>
        <w:jc w:val="both"/>
      </w:pPr>
      <w:bookmarkStart w:id="170" w:name="_Toc126601397"/>
      <w:r>
        <w:t>Recommandation</w:t>
      </w:r>
      <w:r w:rsidR="00A67F73" w:rsidRPr="00CA034F">
        <w:t> :</w:t>
      </w:r>
      <w:bookmarkEnd w:id="170"/>
    </w:p>
    <w:p w14:paraId="32604F45" w14:textId="249CA0A5" w:rsidR="00A67F73" w:rsidRDefault="00CA034F" w:rsidP="002050EF">
      <w:pPr>
        <w:pStyle w:val="Corpsdetexte"/>
        <w:jc w:val="both"/>
      </w:pPr>
      <w:r>
        <w:t>Pour gagner du temps et simplifier la procédure, utiliser 1 navig</w:t>
      </w:r>
      <w:r w:rsidR="00C86393">
        <w:t>at</w:t>
      </w:r>
      <w:r>
        <w:t xml:space="preserve">eur par profil d’utilisateur, soit </w:t>
      </w:r>
      <w:r w:rsidRPr="00CA034F">
        <w:t>3 navigateurs diff</w:t>
      </w:r>
      <w:r>
        <w:t>é</w:t>
      </w:r>
      <w:r w:rsidRPr="00CA034F">
        <w:t>rents (Chrome, Edge, Mozilla…)</w:t>
      </w:r>
      <w:r>
        <w:t>.</w:t>
      </w:r>
    </w:p>
    <w:p w14:paraId="095D31A3" w14:textId="1382029C" w:rsidR="00CA034F" w:rsidRPr="00CA034F" w:rsidRDefault="008C0AA1" w:rsidP="002050EF">
      <w:pPr>
        <w:pStyle w:val="Titre4"/>
        <w:jc w:val="both"/>
      </w:pPr>
      <w:bookmarkStart w:id="171" w:name="_Toc126601398"/>
      <w:r>
        <w:t xml:space="preserve">Résumé du test </w:t>
      </w:r>
      <w:r w:rsidR="00CA034F" w:rsidRPr="00CA034F">
        <w:t>:</w:t>
      </w:r>
      <w:bookmarkEnd w:id="171"/>
    </w:p>
    <w:p w14:paraId="5745ECDE" w14:textId="3D551407" w:rsidR="00CA034F" w:rsidRDefault="00CA034F" w:rsidP="002050EF">
      <w:pPr>
        <w:pStyle w:val="Liste"/>
        <w:jc w:val="both"/>
      </w:pPr>
      <w:r>
        <w:t xml:space="preserve">Admin </w:t>
      </w:r>
      <w:r w:rsidR="00D27D96">
        <w:t>crée</w:t>
      </w:r>
      <w:r>
        <w:t xml:space="preserve"> un nouvel utilisateur.</w:t>
      </w:r>
    </w:p>
    <w:p w14:paraId="41D7CCD5" w14:textId="77777777" w:rsidR="00CA034F" w:rsidRDefault="00CA034F" w:rsidP="002050EF">
      <w:pPr>
        <w:pStyle w:val="Liste"/>
        <w:jc w:val="both"/>
      </w:pPr>
      <w:r>
        <w:t>Il voit les incidents dans son écran pilotage.</w:t>
      </w:r>
    </w:p>
    <w:p w14:paraId="0ED9DDC6" w14:textId="77777777" w:rsidR="00CA034F" w:rsidRDefault="00CA034F" w:rsidP="002050EF">
      <w:pPr>
        <w:pStyle w:val="Liste"/>
        <w:jc w:val="both"/>
      </w:pPr>
      <w:r>
        <w:t>Un nouvel utilisateur change son mot de passe à la première connexion.</w:t>
      </w:r>
    </w:p>
    <w:p w14:paraId="571DB8F7" w14:textId="77777777" w:rsidR="00CA034F" w:rsidRDefault="00CA034F" w:rsidP="002050EF">
      <w:pPr>
        <w:pStyle w:val="Liste"/>
        <w:jc w:val="both"/>
      </w:pPr>
      <w:r>
        <w:t>Il fait un signalement et valide ou non l’intervention une fois terminée.</w:t>
      </w:r>
    </w:p>
    <w:p w14:paraId="2A4DB2E0" w14:textId="77777777" w:rsidR="00CA034F" w:rsidRDefault="00CA034F" w:rsidP="002050EF">
      <w:pPr>
        <w:pStyle w:val="Liste"/>
        <w:jc w:val="both"/>
      </w:pPr>
      <w:r>
        <w:t>Technicien voit ce signalement dans son suivi.</w:t>
      </w:r>
    </w:p>
    <w:p w14:paraId="01D3F85F" w14:textId="77777777" w:rsidR="00CA034F" w:rsidRDefault="00CA034F" w:rsidP="002050EF">
      <w:pPr>
        <w:pStyle w:val="Liste"/>
        <w:jc w:val="both"/>
      </w:pPr>
      <w:r>
        <w:t>Il prend en charge et termine une intervention.</w:t>
      </w:r>
    </w:p>
    <w:p w14:paraId="0D1262C8" w14:textId="44EBA724" w:rsidR="00CA034F" w:rsidRDefault="00CA034F" w:rsidP="002050EF">
      <w:pPr>
        <w:spacing w:after="0"/>
        <w:contextualSpacing/>
        <w:jc w:val="both"/>
        <w:rPr>
          <w:sz w:val="24"/>
          <w:szCs w:val="24"/>
        </w:rPr>
      </w:pPr>
    </w:p>
    <w:p w14:paraId="1F77E460" w14:textId="7EE6362F" w:rsidR="00E60A4D" w:rsidRDefault="00E60A4D" w:rsidP="002050EF">
      <w:pPr>
        <w:spacing w:after="0"/>
        <w:contextualSpacing/>
        <w:jc w:val="both"/>
        <w:rPr>
          <w:sz w:val="24"/>
          <w:szCs w:val="24"/>
        </w:rPr>
      </w:pPr>
    </w:p>
    <w:p w14:paraId="60B9933F" w14:textId="4A52C090" w:rsidR="00E60A4D" w:rsidRDefault="00E60A4D" w:rsidP="002050EF">
      <w:pPr>
        <w:spacing w:after="0"/>
        <w:contextualSpacing/>
        <w:jc w:val="both"/>
        <w:rPr>
          <w:sz w:val="24"/>
          <w:szCs w:val="24"/>
        </w:rPr>
      </w:pPr>
    </w:p>
    <w:p w14:paraId="63B224A2" w14:textId="77777777" w:rsidR="00E60A4D" w:rsidRDefault="00E60A4D" w:rsidP="002050EF">
      <w:pPr>
        <w:spacing w:after="0"/>
        <w:contextualSpacing/>
        <w:jc w:val="both"/>
        <w:rPr>
          <w:sz w:val="24"/>
          <w:szCs w:val="24"/>
        </w:rPr>
      </w:pPr>
    </w:p>
    <w:p w14:paraId="0E34ECA9" w14:textId="2CF4FD24" w:rsidR="00E60A4D" w:rsidRDefault="00E60A4D" w:rsidP="002050EF">
      <w:pPr>
        <w:spacing w:after="0"/>
        <w:contextualSpacing/>
        <w:jc w:val="both"/>
        <w:rPr>
          <w:sz w:val="24"/>
          <w:szCs w:val="24"/>
        </w:rPr>
      </w:pPr>
      <w:r w:rsidRPr="00E60A4D">
        <w:rPr>
          <w:noProof/>
        </w:rPr>
        <w:lastRenderedPageBreak/>
        <w:drawing>
          <wp:inline distT="0" distB="0" distL="0" distR="0" wp14:anchorId="175CEFC5" wp14:editId="527B97DA">
            <wp:extent cx="6645910" cy="7246620"/>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6645910" cy="7246620"/>
                    </a:xfrm>
                    <a:prstGeom prst="rect">
                      <a:avLst/>
                    </a:prstGeom>
                    <a:noFill/>
                    <a:ln>
                      <a:noFill/>
                    </a:ln>
                  </pic:spPr>
                </pic:pic>
              </a:graphicData>
            </a:graphic>
          </wp:inline>
        </w:drawing>
      </w:r>
    </w:p>
    <w:p w14:paraId="72E66A53" w14:textId="77777777" w:rsidR="00E60A4D" w:rsidRDefault="00E60A4D" w:rsidP="002050EF">
      <w:pPr>
        <w:spacing w:after="0"/>
        <w:contextualSpacing/>
        <w:jc w:val="both"/>
      </w:pPr>
    </w:p>
    <w:p w14:paraId="1FDEE45E" w14:textId="77777777" w:rsidR="00E60A4D" w:rsidRDefault="00E60A4D" w:rsidP="002050EF">
      <w:pPr>
        <w:spacing w:after="0"/>
        <w:contextualSpacing/>
        <w:jc w:val="both"/>
      </w:pPr>
    </w:p>
    <w:p w14:paraId="2DB8D636" w14:textId="0C89DC8E" w:rsidR="00CA034F" w:rsidRDefault="00BF0FE1" w:rsidP="002050EF">
      <w:pPr>
        <w:spacing w:after="0"/>
        <w:contextualSpacing/>
        <w:jc w:val="both"/>
        <w:rPr>
          <w:sz w:val="24"/>
          <w:szCs w:val="24"/>
        </w:rPr>
      </w:pPr>
      <w:r w:rsidRPr="00BF0FE1">
        <w:t xml:space="preserve"> </w:t>
      </w:r>
      <w:r w:rsidR="00CA034F">
        <w:rPr>
          <w:sz w:val="24"/>
          <w:szCs w:val="24"/>
        </w:rPr>
        <w:br w:type="page"/>
      </w:r>
    </w:p>
    <w:p w14:paraId="74C74A60" w14:textId="4AE92096" w:rsidR="00826C24" w:rsidRDefault="00826C24" w:rsidP="002050EF">
      <w:pPr>
        <w:pStyle w:val="Titre2"/>
        <w:numPr>
          <w:ilvl w:val="0"/>
          <w:numId w:val="0"/>
        </w:numPr>
        <w:ind w:left="576" w:hanging="576"/>
        <w:jc w:val="both"/>
      </w:pPr>
      <w:bookmarkStart w:id="172" w:name="_Annexe_3_-"/>
      <w:bookmarkStart w:id="173" w:name="_Toc126601399"/>
      <w:bookmarkEnd w:id="172"/>
      <w:r>
        <w:lastRenderedPageBreak/>
        <w:t>Annexe 3 - Tests Postman</w:t>
      </w:r>
      <w:bookmarkEnd w:id="173"/>
    </w:p>
    <w:p w14:paraId="256F0D7E" w14:textId="77777777" w:rsidR="00826C24" w:rsidRDefault="00826C24" w:rsidP="002050EF">
      <w:pPr>
        <w:pStyle w:val="Corpsdetexte"/>
        <w:jc w:val="both"/>
      </w:pPr>
      <w:r>
        <w:t xml:space="preserve">Saisir directement l’url et les données nécessaires le cas échéant : </w:t>
      </w:r>
    </w:p>
    <w:p w14:paraId="5211C393" w14:textId="21974193" w:rsidR="00826C24" w:rsidRDefault="00826C24" w:rsidP="002050EF">
      <w:pPr>
        <w:pStyle w:val="Style1"/>
      </w:pPr>
      <w:r>
        <w:t>Données Body en cas de requête POST</w:t>
      </w:r>
    </w:p>
    <w:p w14:paraId="42BB6D75" w14:textId="671022CE" w:rsidR="00826C24" w:rsidRDefault="00826C24" w:rsidP="002050EF">
      <w:pPr>
        <w:pStyle w:val="Style1"/>
      </w:pPr>
      <w:r>
        <w:t>Paramètres en cas de requête GET</w:t>
      </w:r>
    </w:p>
    <w:p w14:paraId="2CB82A84" w14:textId="4B05FCA3" w:rsidR="00826C24" w:rsidRDefault="00826C24" w:rsidP="002050EF">
      <w:pPr>
        <w:spacing w:after="0"/>
        <w:contextualSpacing/>
        <w:jc w:val="both"/>
        <w:rPr>
          <w:sz w:val="24"/>
          <w:szCs w:val="24"/>
        </w:rPr>
      </w:pPr>
    </w:p>
    <w:p w14:paraId="576C8B8D" w14:textId="3341B2E5" w:rsidR="007C0524" w:rsidRDefault="007C0524" w:rsidP="002050EF">
      <w:pPr>
        <w:pStyle w:val="Corpsdetexte"/>
        <w:jc w:val="both"/>
      </w:pPr>
      <w:r>
        <w:t xml:space="preserve">Les tests peuvent être nommés et </w:t>
      </w:r>
      <w:r w:rsidR="008C0AA1">
        <w:t>sauvegardés</w:t>
      </w:r>
      <w:r>
        <w:t xml:space="preserve"> pour réutilisation ultérieure.</w:t>
      </w:r>
    </w:p>
    <w:p w14:paraId="3B280725" w14:textId="474EE191" w:rsidR="00FC535E" w:rsidRPr="00FC535E" w:rsidRDefault="00FC535E" w:rsidP="002050EF">
      <w:pPr>
        <w:pStyle w:val="Titre4"/>
        <w:jc w:val="both"/>
      </w:pPr>
      <w:bookmarkStart w:id="174" w:name="_Toc126601400"/>
      <w:r w:rsidRPr="00FC535E">
        <w:t>Exemple : Création d’un incident</w:t>
      </w:r>
      <w:bookmarkEnd w:id="174"/>
    </w:p>
    <w:p w14:paraId="29050FC7" w14:textId="694CF220" w:rsidR="00FC535E" w:rsidRDefault="00FC535E" w:rsidP="002050EF">
      <w:pPr>
        <w:pStyle w:val="lgende"/>
      </w:pPr>
      <w:r>
        <w:t>Ecran</w:t>
      </w:r>
      <w:r w:rsidR="007C0524">
        <w:t>s</w:t>
      </w:r>
      <w:r>
        <w:t xml:space="preserve"> Postman</w:t>
      </w:r>
    </w:p>
    <w:p w14:paraId="416BBE86" w14:textId="596726F9" w:rsidR="00826C24" w:rsidRDefault="007C0524" w:rsidP="002050EF">
      <w:pPr>
        <w:spacing w:after="0"/>
        <w:contextualSpacing/>
        <w:jc w:val="both"/>
        <w:rPr>
          <w:sz w:val="24"/>
          <w:szCs w:val="24"/>
        </w:rPr>
      </w:pPr>
      <w:r>
        <w:rPr>
          <w:noProof/>
        </w:rPr>
        <w:drawing>
          <wp:inline distT="0" distB="0" distL="0" distR="0" wp14:anchorId="654F081B" wp14:editId="2CD1022B">
            <wp:extent cx="6166884" cy="2161297"/>
            <wp:effectExtent l="0" t="0" r="5715" b="0"/>
            <wp:docPr id="1031" name="Imag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71673" cy="2162975"/>
                    </a:xfrm>
                    <a:prstGeom prst="rect">
                      <a:avLst/>
                    </a:prstGeom>
                  </pic:spPr>
                </pic:pic>
              </a:graphicData>
            </a:graphic>
          </wp:inline>
        </w:drawing>
      </w:r>
    </w:p>
    <w:p w14:paraId="464BB297" w14:textId="7B3CA607" w:rsidR="007C0524" w:rsidRDefault="007C0524" w:rsidP="002050EF">
      <w:pPr>
        <w:pStyle w:val="Corpsdetexte"/>
        <w:jc w:val="both"/>
      </w:pPr>
      <w:r>
        <w:t>Données nécessaires : emplacement, type d’incident, commentaire.</w:t>
      </w:r>
    </w:p>
    <w:p w14:paraId="60BA4CCF" w14:textId="77777777" w:rsidR="007C0524" w:rsidRDefault="007C0524" w:rsidP="002050EF">
      <w:pPr>
        <w:spacing w:after="0"/>
        <w:contextualSpacing/>
        <w:jc w:val="both"/>
        <w:rPr>
          <w:sz w:val="24"/>
          <w:szCs w:val="24"/>
        </w:rPr>
      </w:pPr>
    </w:p>
    <w:p w14:paraId="54799FA5" w14:textId="1ED13D63" w:rsidR="00FC535E" w:rsidRDefault="007C0524" w:rsidP="002050EF">
      <w:pPr>
        <w:spacing w:after="0"/>
        <w:contextualSpacing/>
        <w:jc w:val="both"/>
        <w:rPr>
          <w:sz w:val="24"/>
          <w:szCs w:val="24"/>
        </w:rPr>
      </w:pPr>
      <w:r>
        <w:rPr>
          <w:noProof/>
        </w:rPr>
        <w:drawing>
          <wp:inline distT="0" distB="0" distL="0" distR="0" wp14:anchorId="534069EA" wp14:editId="17784004">
            <wp:extent cx="3561907" cy="1130764"/>
            <wp:effectExtent l="0" t="0" r="635" b="0"/>
            <wp:docPr id="1030" name="Imag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69202" cy="1133080"/>
                    </a:xfrm>
                    <a:prstGeom prst="rect">
                      <a:avLst/>
                    </a:prstGeom>
                  </pic:spPr>
                </pic:pic>
              </a:graphicData>
            </a:graphic>
          </wp:inline>
        </w:drawing>
      </w:r>
    </w:p>
    <w:p w14:paraId="3D24C3ED" w14:textId="77777777" w:rsidR="007C0524" w:rsidRDefault="007C0524" w:rsidP="002050EF">
      <w:pPr>
        <w:pStyle w:val="Corpsdetexte"/>
        <w:jc w:val="both"/>
      </w:pPr>
      <w:r>
        <w:t>L’API retourne l’identifiant du nouvel incident.</w:t>
      </w:r>
    </w:p>
    <w:p w14:paraId="5C2CC8EB" w14:textId="77777777" w:rsidR="007C0524" w:rsidRDefault="007C0524" w:rsidP="002050EF">
      <w:pPr>
        <w:spacing w:after="0"/>
        <w:contextualSpacing/>
        <w:jc w:val="both"/>
        <w:rPr>
          <w:sz w:val="24"/>
          <w:szCs w:val="24"/>
        </w:rPr>
      </w:pPr>
    </w:p>
    <w:p w14:paraId="4A7B68B7" w14:textId="3CB8279A" w:rsidR="00FC535E" w:rsidRDefault="007C0524" w:rsidP="002050EF">
      <w:pPr>
        <w:spacing w:after="0"/>
        <w:contextualSpacing/>
        <w:jc w:val="both"/>
        <w:rPr>
          <w:sz w:val="24"/>
          <w:szCs w:val="24"/>
        </w:rPr>
      </w:pPr>
      <w:r>
        <w:rPr>
          <w:noProof/>
        </w:rPr>
        <w:drawing>
          <wp:inline distT="0" distB="0" distL="0" distR="0" wp14:anchorId="7FD403CD" wp14:editId="3F842DAC">
            <wp:extent cx="5018567" cy="493417"/>
            <wp:effectExtent l="0" t="0" r="0" b="1905"/>
            <wp:docPr id="1032" name="Imag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67838" cy="498261"/>
                    </a:xfrm>
                    <a:prstGeom prst="rect">
                      <a:avLst/>
                    </a:prstGeom>
                  </pic:spPr>
                </pic:pic>
              </a:graphicData>
            </a:graphic>
          </wp:inline>
        </w:drawing>
      </w:r>
    </w:p>
    <w:p w14:paraId="3852D564" w14:textId="798E3485" w:rsidR="007C0524" w:rsidRDefault="007C0524" w:rsidP="002050EF">
      <w:pPr>
        <w:pStyle w:val="Corpsdetexte"/>
        <w:jc w:val="both"/>
      </w:pPr>
      <w:r>
        <w:t>Un système de variables permet de récupérer les retours et de les réutiliser pour un prochain test.</w:t>
      </w:r>
    </w:p>
    <w:p w14:paraId="5744A487" w14:textId="740EF15B" w:rsidR="00FC535E" w:rsidRDefault="00FC535E" w:rsidP="002050EF">
      <w:pPr>
        <w:jc w:val="both"/>
        <w:rPr>
          <w:sz w:val="24"/>
          <w:szCs w:val="24"/>
        </w:rPr>
      </w:pPr>
      <w:r>
        <w:rPr>
          <w:sz w:val="24"/>
          <w:szCs w:val="24"/>
        </w:rPr>
        <w:br w:type="page"/>
      </w:r>
    </w:p>
    <w:p w14:paraId="25D9E6F7" w14:textId="19ECF273" w:rsidR="007E0896" w:rsidRDefault="0078347A" w:rsidP="002050EF">
      <w:pPr>
        <w:pStyle w:val="Titre2"/>
        <w:numPr>
          <w:ilvl w:val="0"/>
          <w:numId w:val="0"/>
        </w:numPr>
        <w:ind w:left="576" w:hanging="576"/>
        <w:jc w:val="both"/>
      </w:pPr>
      <w:bookmarkStart w:id="175" w:name="_Annexe_4_-_1"/>
      <w:bookmarkStart w:id="176" w:name="_Toc126601401"/>
      <w:bookmarkEnd w:id="175"/>
      <w:r>
        <w:lastRenderedPageBreak/>
        <w:t xml:space="preserve">Annexe </w:t>
      </w:r>
      <w:r w:rsidR="00826C24">
        <w:t>4</w:t>
      </w:r>
      <w:r>
        <w:t xml:space="preserve"> - </w:t>
      </w:r>
      <w:r w:rsidR="007434C6">
        <w:t>Collections Postman</w:t>
      </w:r>
      <w:bookmarkEnd w:id="176"/>
    </w:p>
    <w:p w14:paraId="46369FEA" w14:textId="7A78BE2D" w:rsidR="0075015D" w:rsidRDefault="007C0524" w:rsidP="002050EF">
      <w:pPr>
        <w:pStyle w:val="Corpsdetexte"/>
        <w:jc w:val="both"/>
      </w:pPr>
      <w:r>
        <w:t>Les tests sont rassemblés dans l’ordre dans lequel il</w:t>
      </w:r>
      <w:r w:rsidR="008C0AA1">
        <w:t>s</w:t>
      </w:r>
      <w:r>
        <w:t xml:space="preserve"> seront exécutés.</w:t>
      </w:r>
    </w:p>
    <w:p w14:paraId="4FE4E78A" w14:textId="4E62D50C" w:rsidR="00874558" w:rsidRDefault="002F0A8A" w:rsidP="002050EF">
      <w:pPr>
        <w:pStyle w:val="Corpsdetexte"/>
        <w:jc w:val="both"/>
      </w:pPr>
      <w:r>
        <w:rPr>
          <w:noProof/>
        </w:rPr>
        <w:drawing>
          <wp:anchor distT="0" distB="0" distL="114300" distR="114300" simplePos="0" relativeHeight="251716608" behindDoc="1" locked="0" layoutInCell="1" allowOverlap="1" wp14:anchorId="0660A079" wp14:editId="34738284">
            <wp:simplePos x="0" y="0"/>
            <wp:positionH relativeFrom="column">
              <wp:posOffset>1337354</wp:posOffset>
            </wp:positionH>
            <wp:positionV relativeFrom="paragraph">
              <wp:posOffset>2848005</wp:posOffset>
            </wp:positionV>
            <wp:extent cx="5656521" cy="4632325"/>
            <wp:effectExtent l="19050" t="19050" r="20955" b="15875"/>
            <wp:wrapTight wrapText="bothSides">
              <wp:wrapPolygon edited="0">
                <wp:start x="-73" y="-89"/>
                <wp:lineTo x="-73" y="21585"/>
                <wp:lineTo x="21607" y="21585"/>
                <wp:lineTo x="21607" y="-89"/>
                <wp:lineTo x="-73" y="-89"/>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5656521" cy="4632325"/>
                    </a:xfrm>
                    <a:prstGeom prst="rect">
                      <a:avLst/>
                    </a:prstGeom>
                    <a:ln>
                      <a:solidFill>
                        <a:schemeClr val="tx1"/>
                      </a:solidFill>
                    </a:ln>
                  </pic:spPr>
                </pic:pic>
              </a:graphicData>
            </a:graphic>
          </wp:anchor>
        </w:drawing>
      </w:r>
      <w:r>
        <w:rPr>
          <w:noProof/>
        </w:rPr>
        <w:drawing>
          <wp:anchor distT="0" distB="0" distL="114300" distR="114300" simplePos="0" relativeHeight="251715584" behindDoc="1" locked="0" layoutInCell="1" allowOverlap="1" wp14:anchorId="4C807F5B" wp14:editId="225C1C82">
            <wp:simplePos x="0" y="0"/>
            <wp:positionH relativeFrom="column">
              <wp:posOffset>-132346</wp:posOffset>
            </wp:positionH>
            <wp:positionV relativeFrom="paragraph">
              <wp:posOffset>272223</wp:posOffset>
            </wp:positionV>
            <wp:extent cx="6148705" cy="4199255"/>
            <wp:effectExtent l="19050" t="19050" r="23495" b="10795"/>
            <wp:wrapTight wrapText="bothSides">
              <wp:wrapPolygon edited="0">
                <wp:start x="-67" y="-98"/>
                <wp:lineTo x="-67" y="21558"/>
                <wp:lineTo x="21616" y="21558"/>
                <wp:lineTo x="21616" y="-98"/>
                <wp:lineTo x="-67" y="-98"/>
              </wp:wrapPolygon>
            </wp:wrapTight>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a:blip r:embed="rId92">
                      <a:extLst>
                        <a:ext uri="{28A0092B-C50C-407E-A947-70E740481C1C}">
                          <a14:useLocalDpi xmlns:a14="http://schemas.microsoft.com/office/drawing/2010/main" val="0"/>
                        </a:ext>
                      </a:extLst>
                    </a:blip>
                    <a:stretch>
                      <a:fillRect/>
                    </a:stretch>
                  </pic:blipFill>
                  <pic:spPr>
                    <a:xfrm>
                      <a:off x="0" y="0"/>
                      <a:ext cx="6148705" cy="4199255"/>
                    </a:xfrm>
                    <a:prstGeom prst="rect">
                      <a:avLst/>
                    </a:prstGeom>
                    <a:ln>
                      <a:solidFill>
                        <a:schemeClr val="tx1"/>
                      </a:solidFill>
                    </a:ln>
                  </pic:spPr>
                </pic:pic>
              </a:graphicData>
            </a:graphic>
          </wp:anchor>
        </w:drawing>
      </w:r>
      <w:r w:rsidR="00874558">
        <w:t>Pour chaque</w:t>
      </w:r>
      <w:r w:rsidR="001E2B85">
        <w:t xml:space="preserve"> collection</w:t>
      </w:r>
      <w:r w:rsidR="00874558">
        <w:t>, on peut cocher/décocher les services à contrôler.</w:t>
      </w:r>
    </w:p>
    <w:p w14:paraId="1194944B" w14:textId="0C09C44F" w:rsidR="002F0A8A" w:rsidRDefault="002F0A8A" w:rsidP="002050EF">
      <w:pPr>
        <w:spacing w:after="0"/>
        <w:contextualSpacing/>
        <w:jc w:val="both"/>
        <w:rPr>
          <w:sz w:val="24"/>
          <w:szCs w:val="24"/>
        </w:rPr>
      </w:pPr>
    </w:p>
    <w:p w14:paraId="6DBCD3FA" w14:textId="001D1064" w:rsidR="002F0A8A" w:rsidRDefault="002F0A8A" w:rsidP="002050EF">
      <w:pPr>
        <w:spacing w:after="0"/>
        <w:contextualSpacing/>
        <w:jc w:val="both"/>
        <w:rPr>
          <w:sz w:val="24"/>
          <w:szCs w:val="24"/>
        </w:rPr>
      </w:pPr>
    </w:p>
    <w:p w14:paraId="760A7576" w14:textId="0A49255C" w:rsidR="002F0A8A" w:rsidRDefault="002F0A8A" w:rsidP="002050EF">
      <w:pPr>
        <w:spacing w:after="0"/>
        <w:contextualSpacing/>
        <w:jc w:val="both"/>
        <w:rPr>
          <w:sz w:val="24"/>
          <w:szCs w:val="24"/>
        </w:rPr>
      </w:pPr>
    </w:p>
    <w:p w14:paraId="332AF518" w14:textId="120955D0" w:rsidR="002F0A8A" w:rsidRDefault="002F0A8A" w:rsidP="002050EF">
      <w:pPr>
        <w:spacing w:after="0"/>
        <w:contextualSpacing/>
        <w:jc w:val="both"/>
        <w:rPr>
          <w:sz w:val="24"/>
          <w:szCs w:val="24"/>
        </w:rPr>
      </w:pPr>
    </w:p>
    <w:p w14:paraId="0B2DD9F8" w14:textId="790FA48E" w:rsidR="002F0A8A" w:rsidRDefault="002F0A8A" w:rsidP="002050EF">
      <w:pPr>
        <w:spacing w:after="0"/>
        <w:contextualSpacing/>
        <w:jc w:val="both"/>
        <w:rPr>
          <w:sz w:val="24"/>
          <w:szCs w:val="24"/>
        </w:rPr>
      </w:pPr>
    </w:p>
    <w:p w14:paraId="6828D4E5" w14:textId="017C3208" w:rsidR="002F0A8A" w:rsidRDefault="002F0A8A" w:rsidP="002050EF">
      <w:pPr>
        <w:spacing w:after="0"/>
        <w:contextualSpacing/>
        <w:jc w:val="both"/>
        <w:rPr>
          <w:sz w:val="24"/>
          <w:szCs w:val="24"/>
        </w:rPr>
      </w:pPr>
    </w:p>
    <w:p w14:paraId="14981268" w14:textId="2906EDC9" w:rsidR="002F0A8A" w:rsidRDefault="002F0A8A" w:rsidP="002050EF">
      <w:pPr>
        <w:spacing w:after="0"/>
        <w:contextualSpacing/>
        <w:jc w:val="both"/>
        <w:rPr>
          <w:sz w:val="24"/>
          <w:szCs w:val="24"/>
        </w:rPr>
      </w:pPr>
    </w:p>
    <w:p w14:paraId="09DCFA5F" w14:textId="7D7DCF22" w:rsidR="002F0A8A" w:rsidRDefault="002F0A8A" w:rsidP="002050EF">
      <w:pPr>
        <w:spacing w:after="0"/>
        <w:contextualSpacing/>
        <w:jc w:val="both"/>
        <w:rPr>
          <w:sz w:val="24"/>
          <w:szCs w:val="24"/>
        </w:rPr>
      </w:pPr>
    </w:p>
    <w:p w14:paraId="5E8051E2" w14:textId="7BD23D5D" w:rsidR="002F0A8A" w:rsidRDefault="002F0A8A" w:rsidP="002050EF">
      <w:pPr>
        <w:spacing w:after="0"/>
        <w:contextualSpacing/>
        <w:jc w:val="both"/>
        <w:rPr>
          <w:sz w:val="24"/>
          <w:szCs w:val="24"/>
        </w:rPr>
      </w:pPr>
    </w:p>
    <w:p w14:paraId="4B891910" w14:textId="65935373" w:rsidR="002F0A8A" w:rsidRDefault="002F0A8A" w:rsidP="002050EF">
      <w:pPr>
        <w:spacing w:after="0"/>
        <w:contextualSpacing/>
        <w:jc w:val="both"/>
        <w:rPr>
          <w:sz w:val="24"/>
          <w:szCs w:val="24"/>
        </w:rPr>
      </w:pPr>
    </w:p>
    <w:p w14:paraId="5FF55E68" w14:textId="6333B0BE" w:rsidR="002F0A8A" w:rsidRDefault="002F0A8A" w:rsidP="002050EF">
      <w:pPr>
        <w:spacing w:after="0"/>
        <w:contextualSpacing/>
        <w:jc w:val="both"/>
        <w:rPr>
          <w:sz w:val="24"/>
          <w:szCs w:val="24"/>
        </w:rPr>
      </w:pPr>
    </w:p>
    <w:p w14:paraId="5110579E" w14:textId="7AFE2621" w:rsidR="002F0A8A" w:rsidRDefault="002F0A8A" w:rsidP="002050EF">
      <w:pPr>
        <w:spacing w:after="0"/>
        <w:contextualSpacing/>
        <w:jc w:val="both"/>
        <w:rPr>
          <w:sz w:val="24"/>
          <w:szCs w:val="24"/>
        </w:rPr>
      </w:pPr>
    </w:p>
    <w:p w14:paraId="0309C91C" w14:textId="2974FA3C" w:rsidR="002F0A8A" w:rsidRDefault="002F0A8A" w:rsidP="002050EF">
      <w:pPr>
        <w:spacing w:after="0"/>
        <w:contextualSpacing/>
        <w:jc w:val="both"/>
        <w:rPr>
          <w:sz w:val="24"/>
          <w:szCs w:val="24"/>
        </w:rPr>
      </w:pPr>
    </w:p>
    <w:p w14:paraId="07B09915" w14:textId="1CED7779" w:rsidR="002F0A8A" w:rsidRDefault="002F0A8A" w:rsidP="002050EF">
      <w:pPr>
        <w:spacing w:after="0"/>
        <w:contextualSpacing/>
        <w:jc w:val="both"/>
        <w:rPr>
          <w:sz w:val="24"/>
          <w:szCs w:val="24"/>
        </w:rPr>
      </w:pPr>
    </w:p>
    <w:p w14:paraId="5D0D2350" w14:textId="5C10A368" w:rsidR="002F0A8A" w:rsidRDefault="002F0A8A" w:rsidP="002050EF">
      <w:pPr>
        <w:spacing w:after="0"/>
        <w:contextualSpacing/>
        <w:jc w:val="both"/>
        <w:rPr>
          <w:sz w:val="24"/>
          <w:szCs w:val="24"/>
        </w:rPr>
      </w:pPr>
    </w:p>
    <w:p w14:paraId="0559A37A" w14:textId="5AE138DD" w:rsidR="002F0A8A" w:rsidRDefault="002F0A8A" w:rsidP="002050EF">
      <w:pPr>
        <w:spacing w:after="0"/>
        <w:contextualSpacing/>
        <w:jc w:val="both"/>
        <w:rPr>
          <w:sz w:val="24"/>
          <w:szCs w:val="24"/>
        </w:rPr>
      </w:pPr>
    </w:p>
    <w:p w14:paraId="0D4F634F" w14:textId="39A18C31" w:rsidR="002F0A8A" w:rsidRDefault="002F0A8A" w:rsidP="002050EF">
      <w:pPr>
        <w:spacing w:after="0"/>
        <w:contextualSpacing/>
        <w:jc w:val="both"/>
        <w:rPr>
          <w:sz w:val="24"/>
          <w:szCs w:val="24"/>
        </w:rPr>
      </w:pPr>
    </w:p>
    <w:p w14:paraId="058BFA03" w14:textId="66030022" w:rsidR="002F0A8A" w:rsidRDefault="002F0A8A" w:rsidP="002050EF">
      <w:pPr>
        <w:spacing w:after="0"/>
        <w:contextualSpacing/>
        <w:jc w:val="both"/>
        <w:rPr>
          <w:sz w:val="24"/>
          <w:szCs w:val="24"/>
        </w:rPr>
      </w:pPr>
    </w:p>
    <w:p w14:paraId="1C28F74A" w14:textId="6AA38AAD" w:rsidR="002F0A8A" w:rsidRDefault="002F0A8A" w:rsidP="002050EF">
      <w:pPr>
        <w:spacing w:after="0"/>
        <w:contextualSpacing/>
        <w:jc w:val="both"/>
        <w:rPr>
          <w:sz w:val="24"/>
          <w:szCs w:val="24"/>
        </w:rPr>
      </w:pPr>
    </w:p>
    <w:p w14:paraId="1F0C02EA" w14:textId="2AD88C59" w:rsidR="002F0A8A" w:rsidRDefault="002F0A8A" w:rsidP="002050EF">
      <w:pPr>
        <w:spacing w:after="0"/>
        <w:contextualSpacing/>
        <w:jc w:val="both"/>
        <w:rPr>
          <w:sz w:val="24"/>
          <w:szCs w:val="24"/>
        </w:rPr>
      </w:pPr>
    </w:p>
    <w:p w14:paraId="508CF4CB" w14:textId="4A97EE01" w:rsidR="002F0A8A" w:rsidRDefault="002F0A8A" w:rsidP="002050EF">
      <w:pPr>
        <w:spacing w:after="0"/>
        <w:contextualSpacing/>
        <w:jc w:val="both"/>
        <w:rPr>
          <w:sz w:val="24"/>
          <w:szCs w:val="24"/>
        </w:rPr>
      </w:pPr>
    </w:p>
    <w:p w14:paraId="41928989" w14:textId="2DB31933" w:rsidR="002F0A8A" w:rsidRDefault="002F0A8A" w:rsidP="002050EF">
      <w:pPr>
        <w:spacing w:after="0"/>
        <w:contextualSpacing/>
        <w:jc w:val="both"/>
        <w:rPr>
          <w:sz w:val="24"/>
          <w:szCs w:val="24"/>
        </w:rPr>
      </w:pPr>
    </w:p>
    <w:p w14:paraId="4ADA777E" w14:textId="3A26FEEE" w:rsidR="002F0A8A" w:rsidRDefault="002F0A8A" w:rsidP="002050EF">
      <w:pPr>
        <w:spacing w:after="0"/>
        <w:contextualSpacing/>
        <w:jc w:val="both"/>
        <w:rPr>
          <w:sz w:val="24"/>
          <w:szCs w:val="24"/>
        </w:rPr>
      </w:pPr>
    </w:p>
    <w:p w14:paraId="050EC85B" w14:textId="23290102" w:rsidR="002F0A8A" w:rsidRDefault="002F0A8A" w:rsidP="002050EF">
      <w:pPr>
        <w:spacing w:after="0"/>
        <w:contextualSpacing/>
        <w:jc w:val="both"/>
        <w:rPr>
          <w:sz w:val="24"/>
          <w:szCs w:val="24"/>
        </w:rPr>
      </w:pPr>
    </w:p>
    <w:p w14:paraId="71D8CD0F" w14:textId="253FB85B" w:rsidR="002F0A8A" w:rsidRDefault="002F0A8A" w:rsidP="002050EF">
      <w:pPr>
        <w:spacing w:after="0"/>
        <w:contextualSpacing/>
        <w:jc w:val="both"/>
        <w:rPr>
          <w:sz w:val="24"/>
          <w:szCs w:val="24"/>
        </w:rPr>
      </w:pPr>
    </w:p>
    <w:p w14:paraId="189030EF" w14:textId="77777777" w:rsidR="002F0A8A" w:rsidRDefault="002F0A8A" w:rsidP="002050EF">
      <w:pPr>
        <w:spacing w:after="0"/>
        <w:contextualSpacing/>
        <w:jc w:val="both"/>
        <w:rPr>
          <w:sz w:val="24"/>
          <w:szCs w:val="24"/>
        </w:rPr>
      </w:pPr>
    </w:p>
    <w:p w14:paraId="18795A4F" w14:textId="5FEAAB38" w:rsidR="00874558" w:rsidRDefault="00874558" w:rsidP="002050EF">
      <w:pPr>
        <w:pStyle w:val="Corpsdetexte"/>
        <w:jc w:val="both"/>
      </w:pPr>
      <w:r>
        <w:t>L’enchaînement est</w:t>
      </w:r>
      <w:r w:rsidR="001E2B85">
        <w:t xml:space="preserve"> déclenché </w:t>
      </w:r>
      <w:r>
        <w:t xml:space="preserve">par </w:t>
      </w:r>
      <w:r w:rsidR="001E2B85">
        <w:t>le bouto</w:t>
      </w:r>
      <w:r>
        <w:t>n</w:t>
      </w:r>
      <w:r w:rsidR="001E2B85">
        <w:t xml:space="preserve"> Run.</w:t>
      </w:r>
    </w:p>
    <w:p w14:paraId="5E040319" w14:textId="16B49057" w:rsidR="00874558" w:rsidRDefault="00874558" w:rsidP="002050EF">
      <w:pPr>
        <w:spacing w:after="0"/>
        <w:contextualSpacing/>
        <w:jc w:val="both"/>
        <w:rPr>
          <w:sz w:val="24"/>
          <w:szCs w:val="24"/>
        </w:rPr>
      </w:pPr>
    </w:p>
    <w:p w14:paraId="6DB9E4A9" w14:textId="6EB20B4D" w:rsidR="002F0A8A" w:rsidRDefault="002F0A8A" w:rsidP="002050EF">
      <w:pPr>
        <w:jc w:val="both"/>
        <w:rPr>
          <w:sz w:val="24"/>
          <w:szCs w:val="24"/>
        </w:rPr>
      </w:pPr>
      <w:r>
        <w:rPr>
          <w:sz w:val="24"/>
          <w:szCs w:val="24"/>
        </w:rPr>
        <w:br w:type="page"/>
      </w:r>
    </w:p>
    <w:p w14:paraId="1705BCD0" w14:textId="77777777" w:rsidR="001B6500" w:rsidRDefault="001B6500" w:rsidP="002050EF">
      <w:pPr>
        <w:pStyle w:val="Titre2"/>
        <w:numPr>
          <w:ilvl w:val="0"/>
          <w:numId w:val="0"/>
        </w:numPr>
        <w:jc w:val="both"/>
      </w:pPr>
      <w:bookmarkStart w:id="177" w:name="_Annexe_4_-"/>
      <w:bookmarkEnd w:id="177"/>
    </w:p>
    <w:p w14:paraId="0F9319C0" w14:textId="6DCED780" w:rsidR="002F0A8A" w:rsidRDefault="002F0A8A" w:rsidP="002050EF">
      <w:pPr>
        <w:jc w:val="both"/>
        <w:rPr>
          <w:rFonts w:asciiTheme="majorHAnsi" w:eastAsiaTheme="majorEastAsia" w:hAnsiTheme="majorHAnsi" w:cstheme="majorBidi"/>
          <w:b/>
          <w:color w:val="2F5496" w:themeColor="accent1" w:themeShade="BF"/>
          <w:sz w:val="32"/>
          <w:szCs w:val="26"/>
        </w:rPr>
      </w:pPr>
    </w:p>
    <w:p w14:paraId="61487328" w14:textId="77777777" w:rsidR="001B6500" w:rsidRDefault="001B6500" w:rsidP="002050EF">
      <w:pPr>
        <w:pStyle w:val="Titre2"/>
        <w:numPr>
          <w:ilvl w:val="0"/>
          <w:numId w:val="0"/>
        </w:numPr>
        <w:jc w:val="both"/>
      </w:pPr>
    </w:p>
    <w:p w14:paraId="23805FAE" w14:textId="6D10793D" w:rsidR="00492640" w:rsidRDefault="00492640" w:rsidP="002050EF">
      <w:pPr>
        <w:pStyle w:val="Titre2"/>
        <w:numPr>
          <w:ilvl w:val="0"/>
          <w:numId w:val="0"/>
        </w:numPr>
        <w:jc w:val="both"/>
      </w:pPr>
      <w:bookmarkStart w:id="178" w:name="_Toc126601402"/>
      <w:r>
        <w:t xml:space="preserve">Annexe </w:t>
      </w:r>
      <w:r w:rsidR="007C0524">
        <w:t>5</w:t>
      </w:r>
      <w:r>
        <w:t xml:space="preserve"> - schéma déploiement</w:t>
      </w:r>
      <w:bookmarkEnd w:id="178"/>
    </w:p>
    <w:p w14:paraId="61A574D8" w14:textId="77777777" w:rsidR="00874558" w:rsidRDefault="00874558" w:rsidP="002050EF">
      <w:pPr>
        <w:spacing w:after="0"/>
        <w:contextualSpacing/>
        <w:jc w:val="both"/>
        <w:rPr>
          <w:sz w:val="24"/>
          <w:szCs w:val="24"/>
        </w:rPr>
      </w:pPr>
    </w:p>
    <w:p w14:paraId="34311FFE" w14:textId="49C6E010" w:rsidR="00874558" w:rsidRDefault="005F4C28" w:rsidP="002050EF">
      <w:pPr>
        <w:spacing w:after="0"/>
        <w:contextualSpacing/>
        <w:jc w:val="both"/>
        <w:rPr>
          <w:sz w:val="24"/>
          <w:szCs w:val="24"/>
        </w:rPr>
      </w:pPr>
      <w:r>
        <w:rPr>
          <w:noProof/>
        </w:rPr>
        <w:drawing>
          <wp:inline distT="0" distB="0" distL="0" distR="0" wp14:anchorId="238EE8F2" wp14:editId="3048785F">
            <wp:extent cx="6645910" cy="5407660"/>
            <wp:effectExtent l="0" t="0" r="254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645910" cy="5407660"/>
                    </a:xfrm>
                    <a:prstGeom prst="rect">
                      <a:avLst/>
                    </a:prstGeom>
                  </pic:spPr>
                </pic:pic>
              </a:graphicData>
            </a:graphic>
          </wp:inline>
        </w:drawing>
      </w:r>
    </w:p>
    <w:sectPr w:rsidR="00874558" w:rsidSect="002E65AB">
      <w:headerReference w:type="default" r:id="rId94"/>
      <w:footerReference w:type="default" r:id="rId95"/>
      <w:pgSz w:w="11906" w:h="16838"/>
      <w:pgMar w:top="720" w:right="720" w:bottom="720" w:left="72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Norbert SILBERHORN" w:date="2023-02-03T18:59:00Z" w:initials="SNG">
    <w:p w14:paraId="20B840A9" w14:textId="0B5ECD21" w:rsidR="00547F54" w:rsidRDefault="00547F54">
      <w:pPr>
        <w:pStyle w:val="Commentaire"/>
      </w:pPr>
      <w:r>
        <w:rPr>
          <w:rStyle w:val="Marquedecommentaire"/>
        </w:rPr>
        <w:annotationRef/>
      </w:r>
      <w:r>
        <w:t>Je comprends pas pourquoi les flash au chemin retour commencent pas dans la bdd</w:t>
      </w:r>
    </w:p>
  </w:comment>
  <w:comment w:id="55" w:author="Norbert SILBERHORN" w:date="2023-02-03T19:25:00Z" w:initials="SNG">
    <w:p w14:paraId="66CD4C25" w14:textId="77777777" w:rsidR="00E60E84" w:rsidRDefault="00E60E84" w:rsidP="00E60E84">
      <w:pPr>
        <w:pStyle w:val="Commentaire"/>
      </w:pPr>
      <w:r>
        <w:rPr>
          <w:rStyle w:val="Marquedecommentaire"/>
        </w:rPr>
        <w:annotationRef/>
      </w:r>
      <w:r>
        <w:t>Moi j ai pas compris que tu veux dire</w:t>
      </w:r>
    </w:p>
  </w:comment>
  <w:comment w:id="58" w:author="Norbert SILBERHORN" w:date="2023-02-03T19:32:00Z" w:initials="SNG">
    <w:p w14:paraId="5DD2728A" w14:textId="67177822" w:rsidR="002D0F2A" w:rsidRDefault="002D0F2A">
      <w:pPr>
        <w:pStyle w:val="Commentaire"/>
      </w:pPr>
      <w:r>
        <w:rPr>
          <w:rStyle w:val="Marquedecommentaire"/>
        </w:rPr>
        <w:annotationRef/>
      </w:r>
      <w:r>
        <w:t xml:space="preserve">Pourquoi </w:t>
      </w:r>
      <w:r w:rsidR="00AF6361">
        <w:t>« utilisateur insatisfait va de « clôturé » vers « crée » et ne pas de « </w:t>
      </w:r>
      <w:r w:rsidR="00C606BA">
        <w:t>en attente de validation » vers « crée » </w:t>
      </w:r>
      <w:r w:rsidR="00215D7F">
        <w:t>?</w:t>
      </w:r>
      <w:r w:rsidR="0097120D">
        <w:t xml:space="preserve"> Si l’utilisateurs est mécontent il ne va pas </w:t>
      </w:r>
      <w:r w:rsidR="009137B7">
        <w:t xml:space="preserve">clôturer le ticket.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B840A9" w15:done="0"/>
  <w15:commentEx w15:paraId="66CD4C25" w15:done="0"/>
  <w15:commentEx w15:paraId="5DD272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7D82C" w16cex:dateUtc="2023-02-03T17:59:00Z"/>
  <w16cex:commentExtensible w16cex:durableId="2787DE2F" w16cex:dateUtc="2023-02-03T18:25:00Z"/>
  <w16cex:commentExtensible w16cex:durableId="2787DFD0" w16cex:dateUtc="2023-02-03T18: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B840A9" w16cid:durableId="2787D82C"/>
  <w16cid:commentId w16cid:paraId="66CD4C25" w16cid:durableId="2787DE2F"/>
  <w16cid:commentId w16cid:paraId="5DD2728A" w16cid:durableId="2787DF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B9600" w14:textId="77777777" w:rsidR="00D1571D" w:rsidRDefault="00D1571D" w:rsidP="00873659">
      <w:pPr>
        <w:spacing w:after="0" w:line="240" w:lineRule="auto"/>
      </w:pPr>
      <w:r>
        <w:separator/>
      </w:r>
    </w:p>
  </w:endnote>
  <w:endnote w:type="continuationSeparator" w:id="0">
    <w:p w14:paraId="31A971EA" w14:textId="77777777" w:rsidR="00D1571D" w:rsidRDefault="00D1571D" w:rsidP="00873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CA85F" w14:textId="1F252317" w:rsidR="008821D0" w:rsidRPr="008821D0" w:rsidRDefault="002E65AB" w:rsidP="008821D0">
    <w:pPr>
      <w:pStyle w:val="Pieddepage"/>
      <w:rPr>
        <w:sz w:val="20"/>
        <w:szCs w:val="20"/>
      </w:rPr>
    </w:pPr>
    <w:r w:rsidRPr="002E65AB">
      <w:rPr>
        <w:sz w:val="20"/>
        <w:szCs w:val="20"/>
      </w:rPr>
      <mc:AlternateContent>
        <mc:Choice Requires="wps">
          <w:drawing>
            <wp:anchor distT="0" distB="0" distL="114300" distR="114300" simplePos="0" relativeHeight="251659264" behindDoc="1" locked="0" layoutInCell="0" allowOverlap="1" wp14:anchorId="6D7CEC46" wp14:editId="776AD723">
              <wp:simplePos x="0" y="0"/>
              <wp:positionH relativeFrom="rightMargin">
                <wp:posOffset>99060</wp:posOffset>
              </wp:positionH>
              <wp:positionV relativeFrom="bottomMargin">
                <wp:posOffset>205105</wp:posOffset>
              </wp:positionV>
              <wp:extent cx="250825" cy="283210"/>
              <wp:effectExtent l="0" t="0" r="15875" b="21590"/>
              <wp:wrapTight wrapText="bothSides">
                <wp:wrapPolygon edited="0">
                  <wp:start x="0" y="0"/>
                  <wp:lineTo x="0" y="21794"/>
                  <wp:lineTo x="19686" y="21794"/>
                  <wp:lineTo x="21327" y="18888"/>
                  <wp:lineTo x="21327" y="0"/>
                  <wp:lineTo x="0" y="0"/>
                </wp:wrapPolygon>
              </wp:wrapTight>
              <wp:docPr id="28" name="Rectangle : carré corné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825" cy="283210"/>
                      </a:xfrm>
                      <a:prstGeom prst="foldedCorner">
                        <a:avLst>
                          <a:gd name="adj" fmla="val 34560"/>
                        </a:avLst>
                      </a:prstGeom>
                      <a:solidFill>
                        <a:srgbClr val="FFFFFF"/>
                      </a:solidFill>
                      <a:ln w="3175">
                        <a:solidFill>
                          <a:srgbClr val="808080"/>
                        </a:solidFill>
                        <a:round/>
                        <a:headEnd/>
                        <a:tailEnd/>
                      </a:ln>
                    </wps:spPr>
                    <wps:txbx>
                      <w:txbxContent>
                        <w:p w14:paraId="6C8137FB" w14:textId="77777777" w:rsidR="002E65AB" w:rsidRDefault="002E65AB">
                          <w:pPr>
                            <w:jc w:val="cente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7CEC4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28" o:spid="_x0000_s1030" type="#_x0000_t65" style="position:absolute;margin-left:7.8pt;margin-top:16.15pt;width:19.75pt;height:22.3pt;z-index:-25165721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" o:allowincell="f" adj="14135" strokecolor="gray" strokeweight=".25pt">
              <v:textbox>
                <w:txbxContent>
                  <w:p w14:paraId="6C8137FB" w14:textId="77777777" w:rsidR="002E65AB" w:rsidRDefault="002E65AB">
                    <w:pPr>
                      <w:jc w:val="center"/>
                    </w:pPr>
                    <w:r>
                      <w:fldChar w:fldCharType="begin"/>
                    </w:r>
                    <w:r>
                      <w:instrText>PAGE    \* MERGEFORMAT</w:instrText>
                    </w:r>
                    <w:r>
                      <w:fldChar w:fldCharType="separate"/>
                    </w:r>
                    <w:r>
                      <w:rPr>
                        <w:sz w:val="16"/>
                        <w:szCs w:val="16"/>
                      </w:rPr>
                      <w:t>2</w:t>
                    </w:r>
                    <w:r>
                      <w:rPr>
                        <w:sz w:val="16"/>
                        <w:szCs w:val="16"/>
                      </w:rPr>
                      <w:fldChar w:fldCharType="end"/>
                    </w:r>
                  </w:p>
                </w:txbxContent>
              </v:textbox>
              <w10:wrap type="tight" anchorx="margin" anchory="margin"/>
            </v:shape>
          </w:pict>
        </mc:Fallback>
      </mc:AlternateContent>
    </w:r>
    <w:r w:rsidR="008821D0" w:rsidRPr="008821D0">
      <w:rPr>
        <w:sz w:val="20"/>
        <w:szCs w:val="20"/>
      </w:rPr>
      <w:t>Mémoire RNCP Concepteur développeur d’applications</w:t>
    </w:r>
  </w:p>
  <w:p w14:paraId="05DAA27F" w14:textId="490404BA" w:rsidR="008821D0" w:rsidRPr="002E65AB" w:rsidRDefault="008821D0" w:rsidP="008821D0">
    <w:pPr>
      <w:pStyle w:val="Pieddepage"/>
      <w:rPr>
        <w:sz w:val="20"/>
        <w:szCs w:val="20"/>
      </w:rPr>
    </w:pPr>
    <w:r>
      <w:rPr>
        <w:sz w:val="20"/>
        <w:szCs w:val="20"/>
      </w:rPr>
      <w:t>Sophie JOFFRE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9D1D9" w14:textId="77777777" w:rsidR="00D1571D" w:rsidRDefault="00D1571D" w:rsidP="00873659">
      <w:pPr>
        <w:spacing w:after="0" w:line="240" w:lineRule="auto"/>
      </w:pPr>
      <w:r>
        <w:separator/>
      </w:r>
    </w:p>
  </w:footnote>
  <w:footnote w:type="continuationSeparator" w:id="0">
    <w:p w14:paraId="7DC1AB96" w14:textId="77777777" w:rsidR="00D1571D" w:rsidRDefault="00D1571D" w:rsidP="00873659">
      <w:pPr>
        <w:spacing w:after="0" w:line="240" w:lineRule="auto"/>
      </w:pPr>
      <w:r>
        <w:continuationSeparator/>
      </w:r>
    </w:p>
  </w:footnote>
  <w:footnote w:id="1">
    <w:p w14:paraId="4065CCD1" w14:textId="62664AF9" w:rsidR="005E0422" w:rsidRPr="003E35DE" w:rsidRDefault="005E0422" w:rsidP="005E0422">
      <w:pPr>
        <w:pStyle w:val="Notedebasdepage"/>
      </w:pPr>
      <w:r>
        <w:rPr>
          <w:rStyle w:val="Appelnotedebasdep"/>
        </w:rPr>
        <w:footnoteRef/>
      </w:r>
      <w:r>
        <w:t xml:space="preserve"> CSSCT Commission Santé, Sécurité et Conditions de Travail</w:t>
      </w:r>
    </w:p>
  </w:footnote>
  <w:footnote w:id="2">
    <w:p w14:paraId="746EA967" w14:textId="31A0BD6A" w:rsidR="003E35DE" w:rsidRPr="003E35DE" w:rsidRDefault="003E35DE">
      <w:pPr>
        <w:pStyle w:val="Notedebasdepage"/>
      </w:pPr>
      <w:r>
        <w:rPr>
          <w:rStyle w:val="Appelnotedebasdep"/>
        </w:rPr>
        <w:footnoteRef/>
      </w:r>
      <w:r>
        <w:t xml:space="preserve"> CHSCT Commission Hygiène, Sécurité et Conditions de Travail</w:t>
      </w:r>
    </w:p>
  </w:footnote>
  <w:footnote w:id="3">
    <w:p w14:paraId="1B4BBE69" w14:textId="719D4C43" w:rsidR="0089446C" w:rsidRDefault="0089446C">
      <w:pPr>
        <w:pStyle w:val="Notedebasdepage"/>
      </w:pPr>
      <w:r>
        <w:rPr>
          <w:rStyle w:val="Appelnotedebasdep"/>
        </w:rPr>
        <w:footnoteRef/>
      </w:r>
      <w:r>
        <w:t xml:space="preserve"> L’immeuble Basalte (</w:t>
      </w:r>
      <w:r w:rsidRPr="0089446C">
        <w:t>Société Générale</w:t>
      </w:r>
      <w:r>
        <w:t>)</w:t>
      </w:r>
      <w:r w:rsidRPr="0089446C">
        <w:t>, à la Défense</w:t>
      </w:r>
      <w:r>
        <w:t>.</w:t>
      </w:r>
    </w:p>
  </w:footnote>
  <w:footnote w:id="4">
    <w:p w14:paraId="77A68994" w14:textId="21E95280" w:rsidR="00C143DF" w:rsidRDefault="00C143DF">
      <w:pPr>
        <w:pStyle w:val="Notedebasdepage"/>
      </w:pPr>
      <w:r>
        <w:rPr>
          <w:rStyle w:val="Appelnotedebasdep"/>
        </w:rPr>
        <w:footnoteRef/>
      </w:r>
      <w:r>
        <w:t xml:space="preserve"> Profils techniques : Admin, Technicien et Valideur.</w:t>
      </w:r>
    </w:p>
  </w:footnote>
  <w:footnote w:id="5">
    <w:p w14:paraId="0AB587FF" w14:textId="335F6830" w:rsidR="00536734" w:rsidRDefault="00536734">
      <w:pPr>
        <w:pStyle w:val="Notedebasdepage"/>
      </w:pPr>
      <w:r>
        <w:rPr>
          <w:rStyle w:val="Appelnotedebasdep"/>
        </w:rPr>
        <w:footnoteRef/>
      </w:r>
      <w:r>
        <w:t xml:space="preserve"> Un profil externe ne peut </w:t>
      </w:r>
      <w:r w:rsidRPr="00536734">
        <w:t>travaille</w:t>
      </w:r>
      <w:r>
        <w:t>r</w:t>
      </w:r>
      <w:r w:rsidRPr="00536734">
        <w:t xml:space="preserve"> que pour une seule entreprise prestataire</w:t>
      </w:r>
      <w:r>
        <w:t>.</w:t>
      </w:r>
    </w:p>
  </w:footnote>
  <w:footnote w:id="6">
    <w:p w14:paraId="5579A520" w14:textId="3836691F" w:rsidR="00761012" w:rsidRPr="00761012" w:rsidRDefault="00761012">
      <w:pPr>
        <w:pStyle w:val="Notedebasdepage"/>
        <w:rPr>
          <w:lang w:val="fr-CA"/>
        </w:rPr>
      </w:pPr>
      <w:r>
        <w:rPr>
          <w:rStyle w:val="Appelnotedebasdep"/>
        </w:rPr>
        <w:footnoteRef/>
      </w:r>
      <w:r>
        <w:t xml:space="preserve"> IHM : </w:t>
      </w:r>
      <w:r>
        <w:rPr>
          <w:lang w:val="fr-CA"/>
        </w:rPr>
        <w:t>Interface Homme-Machine</w:t>
      </w:r>
    </w:p>
  </w:footnote>
  <w:footnote w:id="7">
    <w:p w14:paraId="7680BB77" w14:textId="07388180" w:rsidR="00A3626D" w:rsidRPr="00A3626D" w:rsidRDefault="00A3626D">
      <w:pPr>
        <w:pStyle w:val="Notedebasdepage"/>
        <w:rPr>
          <w:lang w:val="fr-CA"/>
        </w:rPr>
      </w:pPr>
      <w:r>
        <w:rPr>
          <w:rStyle w:val="Appelnotedebasdep"/>
        </w:rPr>
        <w:footnoteRef/>
      </w:r>
      <w:r>
        <w:t xml:space="preserve"> </w:t>
      </w:r>
      <w:r>
        <w:rPr>
          <w:lang w:val="fr-CA"/>
        </w:rPr>
        <w:t>SPA : Si</w:t>
      </w:r>
      <w:r w:rsidR="00736EAC">
        <w:rPr>
          <w:lang w:val="fr-CA"/>
        </w:rPr>
        <w:t>n</w:t>
      </w:r>
      <w:r>
        <w:rPr>
          <w:lang w:val="fr-CA"/>
        </w:rPr>
        <w:t>gle-Page Application, ou mono</w:t>
      </w:r>
      <w:r w:rsidR="000004FB">
        <w:rPr>
          <w:lang w:val="fr-CA"/>
        </w:rPr>
        <w:t>p</w:t>
      </w:r>
      <w:r>
        <w:rPr>
          <w:lang w:val="fr-CA"/>
        </w:rPr>
        <w:t>a</w:t>
      </w:r>
      <w:r w:rsidR="000004FB">
        <w:rPr>
          <w:lang w:val="fr-CA"/>
        </w:rPr>
        <w:t>g</w:t>
      </w:r>
      <w:r>
        <w:rPr>
          <w:lang w:val="fr-CA"/>
        </w:rPr>
        <w:t>e</w:t>
      </w:r>
    </w:p>
  </w:footnote>
  <w:footnote w:id="8">
    <w:p w14:paraId="6F79F644" w14:textId="1187EA7F" w:rsidR="005A00DA" w:rsidRDefault="005A00DA">
      <w:pPr>
        <w:pStyle w:val="Notedebasdepage"/>
      </w:pPr>
      <w:r>
        <w:rPr>
          <w:rStyle w:val="Appelnotedebasdep"/>
        </w:rPr>
        <w:footnoteRef/>
      </w:r>
      <w:r>
        <w:t xml:space="preserve"> </w:t>
      </w:r>
      <w:r w:rsidRPr="005A00DA">
        <w:t>https://fr.wikipedia.org/wiki/Application_web_monopage</w:t>
      </w:r>
    </w:p>
  </w:footnote>
  <w:footnote w:id="9">
    <w:p w14:paraId="09C15949" w14:textId="08665544" w:rsidR="00EB4423" w:rsidRPr="00EB4423" w:rsidRDefault="00EB4423">
      <w:pPr>
        <w:pStyle w:val="Notedebasdepage"/>
        <w:rPr>
          <w:lang w:val="fr-CA"/>
        </w:rPr>
      </w:pPr>
      <w:r>
        <w:rPr>
          <w:rStyle w:val="Appelnotedebasdep"/>
        </w:rPr>
        <w:footnoteRef/>
      </w:r>
      <w:r>
        <w:t xml:space="preserve"> De n’importe quel type</w:t>
      </w:r>
      <w:del w:id="36" w:author="Norbert SILBERHORN" w:date="2023-02-03T16:46:00Z">
        <w:r w:rsidDel="00C23451">
          <w:delText>.</w:delText>
        </w:r>
      </w:del>
    </w:p>
  </w:footnote>
  <w:footnote w:id="10">
    <w:p w14:paraId="6063CA19" w14:textId="69C6F3EF" w:rsidR="00EE3648" w:rsidRPr="00EE3648" w:rsidRDefault="00EE3648">
      <w:pPr>
        <w:pStyle w:val="Notedebasdepage"/>
        <w:rPr>
          <w:lang w:val="fr-CA"/>
        </w:rPr>
      </w:pPr>
      <w:r>
        <w:rPr>
          <w:rStyle w:val="Appelnotedebasdep"/>
        </w:rPr>
        <w:footnoteRef/>
      </w:r>
      <w:r>
        <w:t xml:space="preserve"> </w:t>
      </w:r>
      <w:r>
        <w:rPr>
          <w:lang w:val="fr-CA"/>
        </w:rPr>
        <w:t>Une useState déclarée dans App.</w:t>
      </w:r>
      <w:r w:rsidR="00F32565">
        <w:rPr>
          <w:lang w:val="fr-CA"/>
        </w:rPr>
        <w:t>js ne sera jamais réinitialisée</w:t>
      </w:r>
      <w:del w:id="37" w:author="Norbert SILBERHORN" w:date="2023-02-03T17:00:00Z">
        <w:r w:rsidR="00F32565" w:rsidDel="00D85BE9">
          <w:rPr>
            <w:lang w:val="fr-CA"/>
          </w:rPr>
          <w:delText>.</w:delText>
        </w:r>
      </w:del>
    </w:p>
  </w:footnote>
  <w:footnote w:id="11">
    <w:p w14:paraId="53702513" w14:textId="0A79AA2C" w:rsidR="00771D67" w:rsidRDefault="00771D67">
      <w:pPr>
        <w:pStyle w:val="Notedebasdepage"/>
      </w:pPr>
      <w:r>
        <w:rPr>
          <w:rStyle w:val="Appelnotedebasdep"/>
        </w:rPr>
        <w:footnoteRef/>
      </w:r>
      <w:r>
        <w:t xml:space="preserve"> </w:t>
      </w:r>
      <w:r w:rsidR="00C26DDA">
        <w:t>«</w:t>
      </w:r>
      <w:r>
        <w:rPr>
          <w:noProof/>
        </w:rPr>
        <w:t>Login.js</w:t>
      </w:r>
      <w:r w:rsidR="00C26DDA">
        <w:rPr>
          <w:noProof/>
        </w:rPr>
        <w:t>»</w:t>
      </w:r>
      <w:r>
        <w:rPr>
          <w:noProof/>
        </w:rPr>
        <w:t xml:space="preserve"> contient le formulaire d’authentification</w:t>
      </w:r>
      <w:del w:id="39" w:author="Norbert SILBERHORN" w:date="2023-02-03T17:15:00Z">
        <w:r w:rsidDel="00B05B75">
          <w:rPr>
            <w:noProof/>
          </w:rPr>
          <w:delText>.</w:delText>
        </w:r>
      </w:del>
    </w:p>
  </w:footnote>
  <w:footnote w:id="12">
    <w:p w14:paraId="4923EB6C" w14:textId="3305BA1D" w:rsidR="00041A5C" w:rsidRPr="00041A5C" w:rsidRDefault="00041A5C" w:rsidP="00041A5C">
      <w:pPr>
        <w:spacing w:after="0"/>
        <w:contextualSpacing/>
        <w:jc w:val="both"/>
        <w:rPr>
          <w:sz w:val="20"/>
          <w:szCs w:val="20"/>
        </w:rPr>
      </w:pPr>
      <w:r>
        <w:rPr>
          <w:rStyle w:val="Appelnotedebasdep"/>
        </w:rPr>
        <w:footnoteRef/>
      </w:r>
      <w:r>
        <w:t xml:space="preserve"> </w:t>
      </w:r>
      <w:r w:rsidR="00C26DDA">
        <w:rPr>
          <w:sz w:val="20"/>
          <w:szCs w:val="20"/>
        </w:rPr>
        <w:t>«</w:t>
      </w:r>
      <w:r>
        <w:rPr>
          <w:sz w:val="20"/>
          <w:szCs w:val="20"/>
        </w:rPr>
        <w:t>Menu</w:t>
      </w:r>
      <w:r w:rsidRPr="00041A5C">
        <w:rPr>
          <w:sz w:val="20"/>
          <w:szCs w:val="20"/>
        </w:rPr>
        <w:t>.j</w:t>
      </w:r>
      <w:r w:rsidR="008D385B">
        <w:rPr>
          <w:sz w:val="20"/>
          <w:szCs w:val="20"/>
        </w:rPr>
        <w:t>s</w:t>
      </w:r>
      <w:r w:rsidR="00C26DDA">
        <w:rPr>
          <w:sz w:val="20"/>
          <w:szCs w:val="20"/>
        </w:rPr>
        <w:t>»</w:t>
      </w:r>
      <w:r w:rsidRPr="00041A5C">
        <w:rPr>
          <w:sz w:val="20"/>
          <w:szCs w:val="20"/>
        </w:rPr>
        <w:t xml:space="preserve"> contient toutes les fonctionnalités de l’application, accessibles par des boutons.</w:t>
      </w:r>
      <w:r w:rsidR="00FF3224">
        <w:rPr>
          <w:sz w:val="20"/>
          <w:szCs w:val="20"/>
        </w:rPr>
        <w:t xml:space="preserve"> </w:t>
      </w:r>
      <w:r w:rsidRPr="00041A5C">
        <w:rPr>
          <w:sz w:val="20"/>
          <w:szCs w:val="20"/>
        </w:rPr>
        <w:t>L’affichage ou non de ces boutons est conditionné au profil de l’utilisateur.</w:t>
      </w:r>
    </w:p>
    <w:p w14:paraId="53493220" w14:textId="020B5EDC" w:rsidR="00041A5C" w:rsidRDefault="00041A5C">
      <w:pPr>
        <w:pStyle w:val="Notedebasdepage"/>
      </w:pPr>
    </w:p>
  </w:footnote>
  <w:footnote w:id="13">
    <w:p w14:paraId="66C8C633" w14:textId="77777777" w:rsidR="00E60A4D" w:rsidRPr="00CF4B60" w:rsidRDefault="00E60A4D" w:rsidP="00E60A4D">
      <w:pPr>
        <w:pStyle w:val="Notedebasdepage"/>
        <w:rPr>
          <w:rFonts w:cstheme="minorHAnsi"/>
          <w:lang w:val="fr-CA"/>
        </w:rPr>
      </w:pPr>
      <w:r>
        <w:rPr>
          <w:rStyle w:val="Appelnotedebasdep"/>
        </w:rPr>
        <w:footnoteRef/>
      </w:r>
      <w:r>
        <w:t xml:space="preserve"> </w:t>
      </w:r>
      <w:r w:rsidRPr="00CF4B60">
        <w:rPr>
          <w:rFonts w:cstheme="minorHAnsi"/>
        </w:rPr>
        <w:t>API : A</w:t>
      </w:r>
      <w:r w:rsidRPr="00FF3224">
        <w:rPr>
          <w:rFonts w:cstheme="minorHAnsi"/>
          <w:color w:val="202124"/>
          <w:shd w:val="clear" w:color="auto" w:fill="FFFFFF"/>
        </w:rPr>
        <w:t>pplication Programming Interface</w:t>
      </w:r>
    </w:p>
  </w:footnote>
  <w:footnote w:id="14">
    <w:p w14:paraId="1738152C" w14:textId="1FFCB07F" w:rsidR="005A1871" w:rsidRPr="000753DB" w:rsidRDefault="005A1871">
      <w:pPr>
        <w:pStyle w:val="Notedebasdepage"/>
        <w:rPr>
          <w:rFonts w:cstheme="minorHAnsi"/>
        </w:rPr>
      </w:pPr>
      <w:r w:rsidRPr="00CF4B60">
        <w:rPr>
          <w:rStyle w:val="Appelnotedebasdep"/>
          <w:rFonts w:cstheme="minorHAnsi"/>
        </w:rPr>
        <w:footnoteRef/>
      </w:r>
      <w:r w:rsidRPr="00CF4B60">
        <w:rPr>
          <w:rFonts w:cstheme="minorHAnsi"/>
        </w:rPr>
        <w:t xml:space="preserve"> Ici nous avons une base</w:t>
      </w:r>
      <w:r w:rsidR="003C5B77" w:rsidRPr="00CF4B60">
        <w:rPr>
          <w:rFonts w:cstheme="minorHAnsi"/>
        </w:rPr>
        <w:t xml:space="preserve"> M</w:t>
      </w:r>
      <w:r w:rsidRPr="00CF4B60">
        <w:rPr>
          <w:rFonts w:cstheme="minorHAnsi"/>
        </w:rPr>
        <w:t>yS</w:t>
      </w:r>
      <w:r w:rsidR="003C5B77" w:rsidRPr="00CF4B60">
        <w:rPr>
          <w:rFonts w:cstheme="minorHAnsi"/>
        </w:rPr>
        <w:t>QL</w:t>
      </w:r>
      <w:r w:rsidRPr="00C143DF">
        <w:rPr>
          <w:rFonts w:cstheme="minorHAnsi"/>
        </w:rPr>
        <w:t xml:space="preserve">. Sequelize peut </w:t>
      </w:r>
      <w:r w:rsidR="00840B24" w:rsidRPr="00C143DF">
        <w:rPr>
          <w:rFonts w:cstheme="minorHAnsi"/>
        </w:rPr>
        <w:t>interagir avec</w:t>
      </w:r>
      <w:r w:rsidRPr="00C143DF">
        <w:rPr>
          <w:rFonts w:cstheme="minorHAnsi"/>
        </w:rPr>
        <w:t xml:space="preserve"> d’autres types de base, comme PostGreSQL</w:t>
      </w:r>
    </w:p>
  </w:footnote>
  <w:footnote w:id="15">
    <w:p w14:paraId="0D4CAA03" w14:textId="58AADBEA" w:rsidR="005A1871" w:rsidRPr="00CF4B60" w:rsidRDefault="005A1871">
      <w:pPr>
        <w:pStyle w:val="Notedebasdepage"/>
        <w:rPr>
          <w:rFonts w:cstheme="minorHAnsi"/>
        </w:rPr>
      </w:pPr>
      <w:r w:rsidRPr="00CF4B60">
        <w:rPr>
          <w:rStyle w:val="Appelnotedebasdep"/>
          <w:rFonts w:cstheme="minorHAnsi"/>
        </w:rPr>
        <w:footnoteRef/>
      </w:r>
      <w:r w:rsidRPr="00CF4B60">
        <w:rPr>
          <w:rFonts w:cstheme="minorHAnsi"/>
        </w:rPr>
        <w:t xml:space="preserve"> ORM : Object Relational Mapping</w:t>
      </w:r>
      <w:r w:rsidR="00840B24" w:rsidRPr="00CF4B60">
        <w:rPr>
          <w:rFonts w:cstheme="minorHAnsi"/>
        </w:rPr>
        <w:t xml:space="preserve"> - interface entre le programme lui-même et la base de données</w:t>
      </w:r>
    </w:p>
  </w:footnote>
  <w:footnote w:id="16">
    <w:p w14:paraId="55DBB783" w14:textId="02374066" w:rsidR="00AF31BB" w:rsidRDefault="00AF31BB" w:rsidP="00AF31BB">
      <w:pPr>
        <w:pStyle w:val="Notedebasdepage"/>
      </w:pPr>
      <w:r w:rsidRPr="00CF4B60">
        <w:rPr>
          <w:rStyle w:val="Appelnotedebasdep"/>
          <w:rFonts w:cstheme="minorHAnsi"/>
        </w:rPr>
        <w:footnoteRef/>
      </w:r>
      <w:r w:rsidRPr="00CF4B60">
        <w:rPr>
          <w:rFonts w:cstheme="minorHAnsi"/>
        </w:rPr>
        <w:t xml:space="preserve"> </w:t>
      </w:r>
      <w:r w:rsidR="008D385B" w:rsidRPr="00CF4B60">
        <w:rPr>
          <w:rFonts w:cstheme="minorHAnsi"/>
        </w:rPr>
        <w:t>DAO :</w:t>
      </w:r>
      <w:r w:rsidR="00980B81">
        <w:rPr>
          <w:rFonts w:cstheme="minorHAnsi"/>
        </w:rPr>
        <w:t xml:space="preserve"> </w:t>
      </w:r>
      <w:r w:rsidRPr="00CF4B60">
        <w:rPr>
          <w:rFonts w:cstheme="minorHAnsi"/>
        </w:rPr>
        <w:t>Data Access Object</w:t>
      </w:r>
    </w:p>
  </w:footnote>
  <w:footnote w:id="17">
    <w:p w14:paraId="373A0C37" w14:textId="6BB32E09" w:rsidR="00A64817" w:rsidRDefault="00A64817" w:rsidP="00A64817">
      <w:pPr>
        <w:pStyle w:val="Notedebasdepage"/>
      </w:pPr>
      <w:r>
        <w:rPr>
          <w:rStyle w:val="Appelnotedebasdep"/>
        </w:rPr>
        <w:footnoteRef/>
      </w:r>
      <w:r>
        <w:t xml:space="preserve"> On peut noter au passage que l</w:t>
      </w:r>
      <w:r w:rsidR="00D119EA">
        <w:t>a</w:t>
      </w:r>
      <w:r>
        <w:t xml:space="preserve"> nouve</w:t>
      </w:r>
      <w:r w:rsidR="00D119EA">
        <w:t>lle entreprise</w:t>
      </w:r>
      <w:r>
        <w:t xml:space="preserve"> prestataire va reprendre la plupart </w:t>
      </w:r>
      <w:r w:rsidR="00D119EA">
        <w:t>d</w:t>
      </w:r>
      <w:r>
        <w:t xml:space="preserve">es salariés de l’ancienne entreprise. Il n’y a donc que très peu </w:t>
      </w:r>
      <w:r w:rsidR="00D8541D">
        <w:t>d’impact</w:t>
      </w:r>
      <w:r>
        <w:t xml:space="preserve"> sur le suivi des incidents.</w:t>
      </w:r>
    </w:p>
  </w:footnote>
  <w:footnote w:id="18">
    <w:p w14:paraId="6D9B9E0D" w14:textId="295A40C0" w:rsidR="00B43FD4" w:rsidRDefault="00B43FD4">
      <w:pPr>
        <w:pStyle w:val="Notedebasdepage"/>
      </w:pPr>
      <w:r>
        <w:rPr>
          <w:rStyle w:val="Appelnotedebasdep"/>
        </w:rPr>
        <w:footnoteRef/>
      </w:r>
      <w:r>
        <w:t xml:space="preserve"> Conservé dans la table Journaux</w:t>
      </w:r>
      <w:del w:id="60" w:author="Norbert SILBERHORN" w:date="2023-02-03T19:37:00Z">
        <w:r w:rsidDel="00BF711C">
          <w:delText>.</w:delText>
        </w:r>
      </w:del>
    </w:p>
  </w:footnote>
  <w:footnote w:id="19">
    <w:p w14:paraId="301AC34B" w14:textId="3F2847A1" w:rsidR="0025510C" w:rsidRDefault="0025510C">
      <w:pPr>
        <w:pStyle w:val="Notedebasdepage"/>
      </w:pPr>
      <w:r>
        <w:rPr>
          <w:rStyle w:val="Appelnotedebasdep"/>
        </w:rPr>
        <w:footnoteRef/>
      </w:r>
      <w:r>
        <w:t xml:space="preserve"> Le mai</w:t>
      </w:r>
      <w:r w:rsidR="00FF0DF7">
        <w:t>l</w:t>
      </w:r>
      <w:r>
        <w:t xml:space="preserve"> doit être unique. Il servira en cas d’oubli de donnée d’authentification.</w:t>
      </w:r>
    </w:p>
  </w:footnote>
  <w:footnote w:id="20">
    <w:p w14:paraId="4D807E03" w14:textId="0CF0B00D" w:rsidR="0044557F" w:rsidRPr="0090168B" w:rsidRDefault="0044557F" w:rsidP="0044557F">
      <w:pPr>
        <w:pStyle w:val="Notedebasdepage"/>
        <w:rPr>
          <w:lang w:val="fr-CA"/>
        </w:rPr>
      </w:pPr>
      <w:r>
        <w:rPr>
          <w:rStyle w:val="Appelnotedebasdep"/>
        </w:rPr>
        <w:footnoteRef/>
      </w:r>
      <w:r>
        <w:t xml:space="preserve"> </w:t>
      </w:r>
      <w:r>
        <w:rPr>
          <w:lang w:val="fr-CA"/>
        </w:rPr>
        <w:t>Les modalités de sauvegarde du mot de passe s</w:t>
      </w:r>
      <w:r w:rsidR="00FF0DF7">
        <w:rPr>
          <w:lang w:val="fr-CA"/>
        </w:rPr>
        <w:t>er</w:t>
      </w:r>
      <w:r>
        <w:rPr>
          <w:lang w:val="fr-CA"/>
        </w:rPr>
        <w:t xml:space="preserve">ont traitées dans le chapitre </w:t>
      </w:r>
      <w:r w:rsidR="00C26DDA">
        <w:rPr>
          <w:lang w:val="fr-CA"/>
        </w:rPr>
        <w:t>«</w:t>
      </w:r>
      <w:hyperlink w:anchor="_Gestion_de_mot" w:history="1">
        <w:r w:rsidRPr="005F07A1">
          <w:rPr>
            <w:rStyle w:val="Lienhypertexte"/>
            <w:lang w:val="fr-CA"/>
          </w:rPr>
          <w:t>gestion du mot passe</w:t>
        </w:r>
      </w:hyperlink>
      <w:r w:rsidR="00C26DDA">
        <w:rPr>
          <w:lang w:val="fr-CA"/>
        </w:rPr>
        <w:t>«</w:t>
      </w:r>
      <w:r>
        <w:rPr>
          <w:lang w:val="fr-CA"/>
        </w:rPr>
        <w:t>.</w:t>
      </w:r>
    </w:p>
  </w:footnote>
  <w:footnote w:id="21">
    <w:p w14:paraId="3F1E3501" w14:textId="4E2F19F7" w:rsidR="0025510C" w:rsidRDefault="0025510C">
      <w:pPr>
        <w:pStyle w:val="Notedebasdepage"/>
      </w:pPr>
      <w:r>
        <w:rPr>
          <w:rStyle w:val="Appelnotedebasdep"/>
        </w:rPr>
        <w:footnoteRef/>
      </w:r>
      <w:r>
        <w:t xml:space="preserve"> 12 caractères dont </w:t>
      </w:r>
      <w:r w:rsidRPr="0025510C">
        <w:t>1 majuscule, 1 minuscule</w:t>
      </w:r>
      <w:r w:rsidR="00834C42">
        <w:t>, 1 chiffre</w:t>
      </w:r>
      <w:r w:rsidRPr="0025510C">
        <w:t xml:space="preserve"> et 1 caractère spécial =&gt; ()!@#+-*&amp;_</w:t>
      </w:r>
    </w:p>
  </w:footnote>
  <w:footnote w:id="22">
    <w:p w14:paraId="54BF92B1" w14:textId="0DF36D7A" w:rsidR="00E421D8" w:rsidRDefault="00E421D8">
      <w:pPr>
        <w:pStyle w:val="Notedebasdepage"/>
      </w:pPr>
      <w:r>
        <w:rPr>
          <w:rStyle w:val="Appelnotedebasdep"/>
        </w:rPr>
        <w:footnoteRef/>
      </w:r>
      <w:r>
        <w:t xml:space="preserve"> Universally Unique Identi</w:t>
      </w:r>
      <w:r w:rsidR="00EA524A">
        <w:t>f</w:t>
      </w:r>
      <w:r>
        <w:t>ier</w:t>
      </w:r>
    </w:p>
  </w:footnote>
  <w:footnote w:id="23">
    <w:p w14:paraId="4E83485C" w14:textId="080A194F" w:rsidR="00320537" w:rsidRDefault="00320537">
      <w:pPr>
        <w:pStyle w:val="Notedebasdepage"/>
      </w:pPr>
      <w:r>
        <w:rPr>
          <w:rStyle w:val="Appelnotedebasdep"/>
        </w:rPr>
        <w:footnoteRef/>
      </w:r>
      <w:r>
        <w:t xml:space="preserve"> </w:t>
      </w:r>
      <w:r w:rsidR="00C26DDA">
        <w:t>«</w:t>
      </w:r>
      <w:r w:rsidR="00DC10D5">
        <w:t>true</w:t>
      </w:r>
      <w:r w:rsidR="00C26DDA">
        <w:t>»</w:t>
      </w:r>
      <w:r w:rsidR="004D06D1">
        <w:t xml:space="preserve"> après réussite de l’authentification – </w:t>
      </w:r>
      <w:r w:rsidR="00C26DDA">
        <w:t>«</w:t>
      </w:r>
      <w:r w:rsidR="004D06D1">
        <w:t>false</w:t>
      </w:r>
      <w:r w:rsidR="00C26DDA">
        <w:t>»</w:t>
      </w:r>
      <w:r w:rsidR="004D06D1">
        <w:t xml:space="preserve"> en cas de déconnexion.</w:t>
      </w:r>
    </w:p>
  </w:footnote>
  <w:footnote w:id="24">
    <w:p w14:paraId="4FEEEAFD" w14:textId="3D34995D" w:rsidR="00320537" w:rsidRDefault="00320537">
      <w:pPr>
        <w:pStyle w:val="Notedebasdepage"/>
      </w:pPr>
      <w:r>
        <w:rPr>
          <w:rStyle w:val="Appelnotedebasdep"/>
        </w:rPr>
        <w:footnoteRef/>
      </w:r>
      <w:r>
        <w:t xml:space="preserve"> Identifiant peut être retrouvé grâce à </w:t>
      </w:r>
      <w:r w:rsidR="00BA0D94">
        <w:t>l’UUID</w:t>
      </w:r>
      <w:r>
        <w:t xml:space="preserve"> et vice versa. Conserver les 2 données permet tout de même de simplifier le programme.</w:t>
      </w:r>
    </w:p>
  </w:footnote>
  <w:footnote w:id="25">
    <w:p w14:paraId="36AD66E9" w14:textId="18672267" w:rsidR="004D6929" w:rsidRPr="004D6929" w:rsidRDefault="004D6929">
      <w:pPr>
        <w:pStyle w:val="Notedebasdepage"/>
        <w:rPr>
          <w:lang w:val="fr-CA"/>
        </w:rPr>
      </w:pPr>
      <w:r>
        <w:rPr>
          <w:rStyle w:val="Appelnotedebasdep"/>
        </w:rPr>
        <w:footnoteRef/>
      </w:r>
      <w:r>
        <w:t xml:space="preserve"> Là aussi, on peut retrouver l’information par l’UUID. L’idée est de simplifier les recherches.</w:t>
      </w:r>
    </w:p>
  </w:footnote>
  <w:footnote w:id="26">
    <w:p w14:paraId="24DFC02F" w14:textId="06BB808C" w:rsidR="00F565D2" w:rsidRDefault="00F565D2" w:rsidP="00390281">
      <w:pPr>
        <w:spacing w:after="0"/>
        <w:contextualSpacing/>
        <w:jc w:val="both"/>
      </w:pPr>
      <w:r>
        <w:rPr>
          <w:rStyle w:val="Appelnotedebasdep"/>
        </w:rPr>
        <w:footnoteRef/>
      </w:r>
      <w:r>
        <w:t xml:space="preserve"> </w:t>
      </w:r>
      <w:r>
        <w:rPr>
          <w:sz w:val="20"/>
          <w:szCs w:val="20"/>
        </w:rPr>
        <w:t>Fonctionnalité annexe :</w:t>
      </w:r>
      <w:r w:rsidRPr="00C205A8">
        <w:rPr>
          <w:sz w:val="20"/>
          <w:szCs w:val="20"/>
        </w:rPr>
        <w:t xml:space="preserve"> </w:t>
      </w:r>
      <w:r>
        <w:rPr>
          <w:sz w:val="20"/>
          <w:szCs w:val="20"/>
        </w:rPr>
        <w:t>l’identifiant du dernier utilisateur s’affiche directement si l</w:t>
      </w:r>
      <w:r w:rsidR="00C427AE">
        <w:rPr>
          <w:sz w:val="20"/>
          <w:szCs w:val="20"/>
        </w:rPr>
        <w:t xml:space="preserve">e navigateur </w:t>
      </w:r>
      <w:r>
        <w:rPr>
          <w:sz w:val="20"/>
          <w:szCs w:val="20"/>
        </w:rPr>
        <w:t>possède encore un cookie (dernière connexion depuis moins de 10 minutes)</w:t>
      </w:r>
      <w:r w:rsidRPr="00C205A8">
        <w:rPr>
          <w:sz w:val="20"/>
          <w:szCs w:val="20"/>
        </w:rPr>
        <w:t>.</w:t>
      </w:r>
      <w:r w:rsidR="00FE6607">
        <w:rPr>
          <w:sz w:val="20"/>
          <w:szCs w:val="20"/>
        </w:rPr>
        <w:t xml:space="preserve"> </w:t>
      </w:r>
      <w:r>
        <w:rPr>
          <w:sz w:val="20"/>
          <w:szCs w:val="20"/>
        </w:rPr>
        <w:t>Sinon, pas de retour, ce qui est parfaitement transparent pour l’utilisateur : le formulaire d’authentification reste vierge.</w:t>
      </w:r>
    </w:p>
  </w:footnote>
  <w:footnote w:id="27">
    <w:p w14:paraId="12317808" w14:textId="77777777" w:rsidR="009B4B02" w:rsidRDefault="009B4B02" w:rsidP="009B4B02">
      <w:pPr>
        <w:pStyle w:val="Notedebasdepage"/>
      </w:pPr>
      <w:r>
        <w:rPr>
          <w:rStyle w:val="Appelnotedebasdep"/>
        </w:rPr>
        <w:footnoteRef/>
      </w:r>
      <w:r>
        <w:t xml:space="preserve"> Prestataires, emplacements, type d’emplacements, types d’incidents, mapping type d’emplacements/types d’incidents</w:t>
      </w:r>
    </w:p>
  </w:footnote>
  <w:footnote w:id="28">
    <w:p w14:paraId="23491A18" w14:textId="04E1BBBF" w:rsidR="003F0D67" w:rsidRDefault="003F0D67">
      <w:pPr>
        <w:pStyle w:val="Notedebasdepage"/>
      </w:pPr>
      <w:r>
        <w:rPr>
          <w:rStyle w:val="Appelnotedebasdep"/>
        </w:rPr>
        <w:footnoteRef/>
      </w:r>
      <w:r>
        <w:t xml:space="preserve"> Ce qui ne signifie pas que l’on ne p</w:t>
      </w:r>
      <w:r w:rsidR="00E52E2A">
        <w:t>eu</w:t>
      </w:r>
      <w:r>
        <w:t xml:space="preserve">t pas </w:t>
      </w:r>
      <w:r w:rsidR="00E52E2A">
        <w:t>l</w:t>
      </w:r>
      <w:r w:rsidR="0079007C">
        <w:t>e</w:t>
      </w:r>
      <w:r w:rsidR="00E52E2A">
        <w:t>s</w:t>
      </w:r>
      <w:r w:rsidR="0079007C">
        <w:t xml:space="preserve"> </w:t>
      </w:r>
      <w:r>
        <w:t xml:space="preserve">supprimer. </w:t>
      </w:r>
      <w:r w:rsidR="000B509C">
        <w:t>Cela n’</w:t>
      </w:r>
      <w:r>
        <w:t xml:space="preserve">aurait juste aucune d’incidence sur la base </w:t>
      </w:r>
      <w:r w:rsidR="00C26DDA">
        <w:t>«</w:t>
      </w:r>
      <w:r>
        <w:t>sos_immo_sauv</w:t>
      </w:r>
      <w:r w:rsidR="00C26DDA">
        <w:t>»</w:t>
      </w:r>
      <w:r>
        <w:t>.</w:t>
      </w:r>
    </w:p>
  </w:footnote>
  <w:footnote w:id="29">
    <w:p w14:paraId="65267CA0" w14:textId="7FF6BAA6" w:rsidR="00581C24" w:rsidRDefault="00581C24">
      <w:pPr>
        <w:pStyle w:val="Notedebasdepage"/>
      </w:pPr>
      <w:r>
        <w:rPr>
          <w:rStyle w:val="Appelnotedebasdep"/>
        </w:rPr>
        <w:footnoteRef/>
      </w:r>
      <w:r>
        <w:t xml:space="preserve"> </w:t>
      </w:r>
      <w:r w:rsidR="00ED11BD">
        <w:t>Utilisation :</w:t>
      </w:r>
      <w:r>
        <w:t xml:space="preserve"> chapitre Cinématique</w:t>
      </w:r>
      <w:r w:rsidR="00ED11BD">
        <w:t>-Admin</w:t>
      </w:r>
      <w:r>
        <w:t xml:space="preserve"> </w:t>
      </w:r>
      <w:hyperlink w:anchor="_Admin" w:history="1">
        <w:r w:rsidR="00ED11BD" w:rsidRPr="00ED11BD">
          <w:rPr>
            <w:rStyle w:val="Lienhypertexte"/>
          </w:rPr>
          <w:t>é</w:t>
        </w:r>
        <w:r w:rsidRPr="00ED11BD">
          <w:rPr>
            <w:rStyle w:val="Lienhypertexte"/>
          </w:rPr>
          <w:t>cran gestion Utilisateurs</w:t>
        </w:r>
      </w:hyperlink>
      <w:r w:rsidR="00ED11BD">
        <w:t>, colonne Statu</w:t>
      </w:r>
      <w:r w:rsidR="00CF44AB">
        <w:t>t</w:t>
      </w:r>
      <w:r w:rsidR="00ED11BD">
        <w:t>.</w:t>
      </w:r>
    </w:p>
  </w:footnote>
  <w:footnote w:id="30">
    <w:p w14:paraId="1DD66C07" w14:textId="38FAD41F" w:rsidR="00645020" w:rsidRDefault="00645020">
      <w:pPr>
        <w:pStyle w:val="Notedebasdepage"/>
      </w:pPr>
      <w:r>
        <w:rPr>
          <w:rStyle w:val="Appelnotedebasdep"/>
        </w:rPr>
        <w:footnoteRef/>
      </w:r>
      <w:r>
        <w:t xml:space="preserve"> Voir le chapitre sur l’externalisation des données.</w:t>
      </w:r>
    </w:p>
  </w:footnote>
  <w:footnote w:id="31">
    <w:p w14:paraId="090CD426" w14:textId="31FDCF67" w:rsidR="00472F17" w:rsidRDefault="00472F17">
      <w:pPr>
        <w:pStyle w:val="Notedebasdepage"/>
      </w:pPr>
      <w:r>
        <w:rPr>
          <w:rStyle w:val="Appelnotedebasdep"/>
        </w:rPr>
        <w:footnoteRef/>
      </w:r>
      <w:r>
        <w:t xml:space="preserve"> Nombre d’incidents pour une période sur un étage, par prestataire, par type d’incident. Taux de satisfaction.</w:t>
      </w:r>
    </w:p>
  </w:footnote>
  <w:footnote w:id="32">
    <w:p w14:paraId="7092768D" w14:textId="77777777" w:rsidR="00472F17" w:rsidRDefault="00472F17" w:rsidP="00472F17">
      <w:pPr>
        <w:pStyle w:val="Notedebasdepage"/>
      </w:pPr>
      <w:r>
        <w:rPr>
          <w:rStyle w:val="Appelnotedebasdep"/>
        </w:rPr>
        <w:footnoteRef/>
      </w:r>
      <w:r>
        <w:t xml:space="preserve"> Contrairement au 20</w:t>
      </w:r>
      <w:r w:rsidRPr="00F64F58">
        <w:rPr>
          <w:vertAlign w:val="superscript"/>
        </w:rPr>
        <w:t>ème</w:t>
      </w:r>
      <w:r>
        <w:t xml:space="preserve"> siècle, on peut féminiser le métier.</w:t>
      </w:r>
    </w:p>
  </w:footnote>
  <w:footnote w:id="33">
    <w:p w14:paraId="3DDAE114" w14:textId="495E398F" w:rsidR="00472F17" w:rsidRDefault="00472F17" w:rsidP="00472F17">
      <w:pPr>
        <w:pStyle w:val="Notedebasdepage"/>
      </w:pPr>
      <w:r>
        <w:rPr>
          <w:rStyle w:val="Appelnotedebasdep"/>
        </w:rPr>
        <w:footnoteRef/>
      </w:r>
      <w:r>
        <w:t xml:space="preserve"> Sauf pour le recueil de besoin pour lequel je me suis fai</w:t>
      </w:r>
      <w:r w:rsidR="00BD5116">
        <w:t>t</w:t>
      </w:r>
      <w:r>
        <w:t xml:space="preserve"> aider par les services immobiliers Société Générale.</w:t>
      </w:r>
    </w:p>
  </w:footnote>
  <w:footnote w:id="34">
    <w:p w14:paraId="10F99ECD" w14:textId="77777777" w:rsidR="00472F17" w:rsidRDefault="00472F17" w:rsidP="00472F17">
      <w:pPr>
        <w:pStyle w:val="Notedebasdepage"/>
      </w:pPr>
      <w:r>
        <w:rPr>
          <w:rStyle w:val="Appelnotedebasdep"/>
        </w:rPr>
        <w:footnoteRef/>
      </w:r>
      <w:r>
        <w:t xml:space="preserve"> Programmation Orientée Objet</w:t>
      </w:r>
    </w:p>
  </w:footnote>
  <w:footnote w:id="35">
    <w:p w14:paraId="03A8BA61" w14:textId="091F7003" w:rsidR="002C2599" w:rsidRPr="002C2599" w:rsidRDefault="002C2599">
      <w:pPr>
        <w:pStyle w:val="Notedebasdepage"/>
        <w:rPr>
          <w:lang w:val="fr-CA"/>
        </w:rPr>
      </w:pPr>
      <w:r>
        <w:rPr>
          <w:rStyle w:val="Appelnotedebasdep"/>
        </w:rPr>
        <w:footnoteRef/>
      </w:r>
      <w:r>
        <w:t xml:space="preserve"> </w:t>
      </w:r>
      <w:r w:rsidR="00D25868">
        <w:t>Utilisateurs et habilitations - p</w:t>
      </w:r>
      <w:r>
        <w:t>restataires, emplacements, type d’emplacements, types d’incidents, mapping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0AEDC9B1A4814234A07862E9B9FA1A34"/>
      </w:placeholder>
      <w:temporary/>
      <w:showingPlcHdr/>
      <w15:appearance w15:val="hidden"/>
    </w:sdtPr>
    <w:sdtContent>
      <w:p w14:paraId="2370FE75" w14:textId="77777777" w:rsidR="002E65AB" w:rsidRDefault="002E65AB">
        <w:pPr>
          <w:pStyle w:val="En-tte"/>
        </w:pPr>
        <w:r w:rsidRPr="00DC73B3">
          <w:rPr>
            <w:sz w:val="12"/>
            <w:szCs w:val="12"/>
          </w:rPr>
          <w:t>[Tapez ici]</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0E0C"/>
    <w:multiLevelType w:val="hybridMultilevel"/>
    <w:tmpl w:val="B19EA3C0"/>
    <w:lvl w:ilvl="0" w:tplc="D2860366">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4B21B3"/>
    <w:multiLevelType w:val="hybridMultilevel"/>
    <w:tmpl w:val="FA0ADA1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F332F1"/>
    <w:multiLevelType w:val="hybridMultilevel"/>
    <w:tmpl w:val="7584E7FC"/>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09FF22E0"/>
    <w:multiLevelType w:val="hybridMultilevel"/>
    <w:tmpl w:val="5D2E34C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 w15:restartNumberingAfterBreak="0">
    <w:nsid w:val="0C2108A5"/>
    <w:multiLevelType w:val="hybridMultilevel"/>
    <w:tmpl w:val="BC2A0E42"/>
    <w:lvl w:ilvl="0" w:tplc="040C000B">
      <w:start w:val="1"/>
      <w:numFmt w:val="bullet"/>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222815E9"/>
    <w:multiLevelType w:val="hybridMultilevel"/>
    <w:tmpl w:val="226628F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314BD7"/>
    <w:multiLevelType w:val="hybridMultilevel"/>
    <w:tmpl w:val="6B2CEB68"/>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634DA4"/>
    <w:multiLevelType w:val="hybridMultilevel"/>
    <w:tmpl w:val="A1ACE3A6"/>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25BF40E7"/>
    <w:multiLevelType w:val="hybridMultilevel"/>
    <w:tmpl w:val="DA104ADE"/>
    <w:lvl w:ilvl="0" w:tplc="040C0005">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6A11E21"/>
    <w:multiLevelType w:val="hybridMultilevel"/>
    <w:tmpl w:val="48F2E302"/>
    <w:lvl w:ilvl="0" w:tplc="55CAB1F2">
      <w:start w:val="1"/>
      <w:numFmt w:val="bullet"/>
      <w:pStyle w:val="Style1"/>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9B71851"/>
    <w:multiLevelType w:val="hybridMultilevel"/>
    <w:tmpl w:val="10B082FE"/>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2AFE1404"/>
    <w:multiLevelType w:val="hybridMultilevel"/>
    <w:tmpl w:val="A9EEB688"/>
    <w:lvl w:ilvl="0" w:tplc="040C000F">
      <w:start w:val="1"/>
      <w:numFmt w:val="decimal"/>
      <w:lvlText w:val="%1."/>
      <w:lvlJc w:val="left"/>
      <w:pPr>
        <w:ind w:left="0" w:hanging="360"/>
      </w:pPr>
    </w:lvl>
    <w:lvl w:ilvl="1" w:tplc="040C0019">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12" w15:restartNumberingAfterBreak="0">
    <w:nsid w:val="2E7B65C7"/>
    <w:multiLevelType w:val="hybridMultilevel"/>
    <w:tmpl w:val="900A6AC4"/>
    <w:lvl w:ilvl="0" w:tplc="4064D1B6">
      <w:start w:val="1"/>
      <w:numFmt w:val="bullet"/>
      <w:pStyle w:val="Titre4"/>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351D4581"/>
    <w:multiLevelType w:val="hybridMultilevel"/>
    <w:tmpl w:val="DC3C8FEE"/>
    <w:lvl w:ilvl="0" w:tplc="A91C2154">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36F04453"/>
    <w:multiLevelType w:val="hybridMultilevel"/>
    <w:tmpl w:val="F31658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0F3615A"/>
    <w:multiLevelType w:val="hybridMultilevel"/>
    <w:tmpl w:val="444CAE5C"/>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43F26048"/>
    <w:multiLevelType w:val="hybridMultilevel"/>
    <w:tmpl w:val="E1E0F2C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15:restartNumberingAfterBreak="0">
    <w:nsid w:val="46AD284B"/>
    <w:multiLevelType w:val="hybridMultilevel"/>
    <w:tmpl w:val="B67AEB04"/>
    <w:lvl w:ilvl="0" w:tplc="0846E7B6">
      <w:numFmt w:val="bullet"/>
      <w:lvlText w:val=""/>
      <w:lvlJc w:val="left"/>
      <w:pPr>
        <w:ind w:left="360" w:hanging="360"/>
      </w:pPr>
      <w:rPr>
        <w:rFonts w:ascii="Wingdings" w:eastAsiaTheme="minorHAnsi" w:hAnsi="Wingdings"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57261DF4"/>
    <w:multiLevelType w:val="hybridMultilevel"/>
    <w:tmpl w:val="88EA03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9085967"/>
    <w:multiLevelType w:val="multilevel"/>
    <w:tmpl w:val="CAE2E17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5B813509"/>
    <w:multiLevelType w:val="hybridMultilevel"/>
    <w:tmpl w:val="D92E34E8"/>
    <w:lvl w:ilvl="0" w:tplc="AC1C1C0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BC90117"/>
    <w:multiLevelType w:val="hybridMultilevel"/>
    <w:tmpl w:val="D3DC20CE"/>
    <w:lvl w:ilvl="0" w:tplc="EB304244">
      <w:start w:val="1"/>
      <w:numFmt w:val="decimal"/>
      <w:lvlText w:val="%1."/>
      <w:lvlJc w:val="left"/>
      <w:pPr>
        <w:ind w:left="360" w:hanging="360"/>
      </w:pPr>
      <w:rPr>
        <w:color w:val="2E74B5" w:themeColor="accent5" w:themeShade="BF"/>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15:restartNumberingAfterBreak="0">
    <w:nsid w:val="6FE44779"/>
    <w:multiLevelType w:val="hybridMultilevel"/>
    <w:tmpl w:val="443C490A"/>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76D94616"/>
    <w:multiLevelType w:val="hybridMultilevel"/>
    <w:tmpl w:val="D7A807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A5C7E08"/>
    <w:multiLevelType w:val="hybridMultilevel"/>
    <w:tmpl w:val="44644612"/>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7BAA046B"/>
    <w:multiLevelType w:val="hybridMultilevel"/>
    <w:tmpl w:val="EA542608"/>
    <w:lvl w:ilvl="0" w:tplc="FE606A64">
      <w:numFmt w:val="bullet"/>
      <w:lvlText w:val=""/>
      <w:lvlJc w:val="left"/>
      <w:pPr>
        <w:ind w:left="1068" w:hanging="360"/>
      </w:pPr>
      <w:rPr>
        <w:rFonts w:ascii="Symbol" w:eastAsiaTheme="minorHAnsi" w:hAnsi="Symbol"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7F7B683A"/>
    <w:multiLevelType w:val="hybridMultilevel"/>
    <w:tmpl w:val="7020EF82"/>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2116561809">
    <w:abstractNumId w:val="25"/>
  </w:num>
  <w:num w:numId="2" w16cid:durableId="549077720">
    <w:abstractNumId w:val="0"/>
  </w:num>
  <w:num w:numId="3" w16cid:durableId="290402341">
    <w:abstractNumId w:val="20"/>
  </w:num>
  <w:num w:numId="4" w16cid:durableId="1230534408">
    <w:abstractNumId w:val="19"/>
  </w:num>
  <w:num w:numId="5" w16cid:durableId="1836266751">
    <w:abstractNumId w:val="12"/>
  </w:num>
  <w:num w:numId="6" w16cid:durableId="1541941466">
    <w:abstractNumId w:val="6"/>
  </w:num>
  <w:num w:numId="7" w16cid:durableId="1307777885">
    <w:abstractNumId w:val="9"/>
  </w:num>
  <w:num w:numId="8" w16cid:durableId="2061205097">
    <w:abstractNumId w:val="23"/>
  </w:num>
  <w:num w:numId="9" w16cid:durableId="941457194">
    <w:abstractNumId w:val="5"/>
  </w:num>
  <w:num w:numId="10" w16cid:durableId="1990937436">
    <w:abstractNumId w:val="21"/>
  </w:num>
  <w:num w:numId="11" w16cid:durableId="207642544">
    <w:abstractNumId w:val="4"/>
  </w:num>
  <w:num w:numId="12" w16cid:durableId="1028291298">
    <w:abstractNumId w:val="24"/>
  </w:num>
  <w:num w:numId="13" w16cid:durableId="1265919634">
    <w:abstractNumId w:val="15"/>
  </w:num>
  <w:num w:numId="14" w16cid:durableId="1656571813">
    <w:abstractNumId w:val="17"/>
  </w:num>
  <w:num w:numId="15" w16cid:durableId="1180198125">
    <w:abstractNumId w:val="8"/>
  </w:num>
  <w:num w:numId="16" w16cid:durableId="1605579102">
    <w:abstractNumId w:val="14"/>
  </w:num>
  <w:num w:numId="17" w16cid:durableId="1102846267">
    <w:abstractNumId w:val="22"/>
  </w:num>
  <w:num w:numId="18" w16cid:durableId="866143417">
    <w:abstractNumId w:val="11"/>
  </w:num>
  <w:num w:numId="19" w16cid:durableId="1569266966">
    <w:abstractNumId w:val="7"/>
  </w:num>
  <w:num w:numId="20" w16cid:durableId="1720012835">
    <w:abstractNumId w:val="1"/>
  </w:num>
  <w:num w:numId="21" w16cid:durableId="189030836">
    <w:abstractNumId w:val="16"/>
  </w:num>
  <w:num w:numId="22" w16cid:durableId="622345251">
    <w:abstractNumId w:val="18"/>
  </w:num>
  <w:num w:numId="23" w16cid:durableId="1820346262">
    <w:abstractNumId w:val="13"/>
  </w:num>
  <w:num w:numId="24" w16cid:durableId="1670869823">
    <w:abstractNumId w:val="2"/>
  </w:num>
  <w:num w:numId="25" w16cid:durableId="1173034083">
    <w:abstractNumId w:val="3"/>
  </w:num>
  <w:num w:numId="26" w16cid:durableId="161707176">
    <w:abstractNumId w:val="26"/>
  </w:num>
  <w:num w:numId="27" w16cid:durableId="553736071">
    <w:abstractNumId w:val="10"/>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bert SILBERHORN">
    <w15:presenceInfo w15:providerId="AD" w15:userId="S::norbert.silberhorn@sgcib.com::0c2ba6af-acb7-4781-92b1-62e5e807bc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707"/>
    <w:rsid w:val="000004C3"/>
    <w:rsid w:val="000004FB"/>
    <w:rsid w:val="00002A3B"/>
    <w:rsid w:val="00002D1C"/>
    <w:rsid w:val="00003518"/>
    <w:rsid w:val="00003C73"/>
    <w:rsid w:val="0001175E"/>
    <w:rsid w:val="00011A0C"/>
    <w:rsid w:val="000129AB"/>
    <w:rsid w:val="00013D50"/>
    <w:rsid w:val="00015818"/>
    <w:rsid w:val="00015BBD"/>
    <w:rsid w:val="00017FAF"/>
    <w:rsid w:val="00023372"/>
    <w:rsid w:val="00027E43"/>
    <w:rsid w:val="0003234E"/>
    <w:rsid w:val="000372DF"/>
    <w:rsid w:val="00041A5C"/>
    <w:rsid w:val="00041B4C"/>
    <w:rsid w:val="0004212D"/>
    <w:rsid w:val="000518DA"/>
    <w:rsid w:val="0005415C"/>
    <w:rsid w:val="00054EA7"/>
    <w:rsid w:val="00055F4E"/>
    <w:rsid w:val="0005698D"/>
    <w:rsid w:val="00062108"/>
    <w:rsid w:val="00062C75"/>
    <w:rsid w:val="0006537F"/>
    <w:rsid w:val="00066A8C"/>
    <w:rsid w:val="000753DB"/>
    <w:rsid w:val="00076E3F"/>
    <w:rsid w:val="000808B8"/>
    <w:rsid w:val="0008157F"/>
    <w:rsid w:val="00083303"/>
    <w:rsid w:val="0008524B"/>
    <w:rsid w:val="00087120"/>
    <w:rsid w:val="0009140A"/>
    <w:rsid w:val="00092268"/>
    <w:rsid w:val="000922A6"/>
    <w:rsid w:val="00096A54"/>
    <w:rsid w:val="00097876"/>
    <w:rsid w:val="000A310A"/>
    <w:rsid w:val="000B509C"/>
    <w:rsid w:val="000B5CDB"/>
    <w:rsid w:val="000B5F30"/>
    <w:rsid w:val="000B72D5"/>
    <w:rsid w:val="000C3D48"/>
    <w:rsid w:val="000C5F2C"/>
    <w:rsid w:val="000D0BFF"/>
    <w:rsid w:val="000D10B3"/>
    <w:rsid w:val="000D1881"/>
    <w:rsid w:val="000D1DCA"/>
    <w:rsid w:val="000D311E"/>
    <w:rsid w:val="000D536B"/>
    <w:rsid w:val="000D6E6C"/>
    <w:rsid w:val="000D7310"/>
    <w:rsid w:val="000E0DB4"/>
    <w:rsid w:val="000E10A9"/>
    <w:rsid w:val="000E284F"/>
    <w:rsid w:val="000E6020"/>
    <w:rsid w:val="000E7BED"/>
    <w:rsid w:val="000F49CD"/>
    <w:rsid w:val="000F4B9E"/>
    <w:rsid w:val="000F551F"/>
    <w:rsid w:val="00103470"/>
    <w:rsid w:val="001144A6"/>
    <w:rsid w:val="00116B4D"/>
    <w:rsid w:val="00116FCF"/>
    <w:rsid w:val="00122572"/>
    <w:rsid w:val="0012446C"/>
    <w:rsid w:val="00125985"/>
    <w:rsid w:val="00125EC6"/>
    <w:rsid w:val="00127E66"/>
    <w:rsid w:val="00133867"/>
    <w:rsid w:val="00134117"/>
    <w:rsid w:val="001429E5"/>
    <w:rsid w:val="00143C80"/>
    <w:rsid w:val="00145981"/>
    <w:rsid w:val="001549F0"/>
    <w:rsid w:val="00162895"/>
    <w:rsid w:val="001644B3"/>
    <w:rsid w:val="001646EE"/>
    <w:rsid w:val="001664B1"/>
    <w:rsid w:val="00172D28"/>
    <w:rsid w:val="001740E7"/>
    <w:rsid w:val="001752D9"/>
    <w:rsid w:val="0017625C"/>
    <w:rsid w:val="0017654B"/>
    <w:rsid w:val="00181268"/>
    <w:rsid w:val="00186E91"/>
    <w:rsid w:val="00187913"/>
    <w:rsid w:val="001968F5"/>
    <w:rsid w:val="001A712D"/>
    <w:rsid w:val="001B24A3"/>
    <w:rsid w:val="001B46CE"/>
    <w:rsid w:val="001B6500"/>
    <w:rsid w:val="001B6C74"/>
    <w:rsid w:val="001B6EC1"/>
    <w:rsid w:val="001B75CB"/>
    <w:rsid w:val="001C7BE9"/>
    <w:rsid w:val="001E144B"/>
    <w:rsid w:val="001E2B85"/>
    <w:rsid w:val="001E3105"/>
    <w:rsid w:val="001E3A77"/>
    <w:rsid w:val="001E5EFE"/>
    <w:rsid w:val="001E6821"/>
    <w:rsid w:val="001F0AA3"/>
    <w:rsid w:val="001F14B1"/>
    <w:rsid w:val="001F3B94"/>
    <w:rsid w:val="001F40FA"/>
    <w:rsid w:val="001F5475"/>
    <w:rsid w:val="001F7D3D"/>
    <w:rsid w:val="0020372A"/>
    <w:rsid w:val="002049FD"/>
    <w:rsid w:val="00204F61"/>
    <w:rsid w:val="002050EF"/>
    <w:rsid w:val="002058FD"/>
    <w:rsid w:val="00211E03"/>
    <w:rsid w:val="002159FC"/>
    <w:rsid w:val="00215D7F"/>
    <w:rsid w:val="00220075"/>
    <w:rsid w:val="002213A0"/>
    <w:rsid w:val="00230C65"/>
    <w:rsid w:val="00232322"/>
    <w:rsid w:val="00232805"/>
    <w:rsid w:val="0023503F"/>
    <w:rsid w:val="002443AE"/>
    <w:rsid w:val="002471DC"/>
    <w:rsid w:val="00250070"/>
    <w:rsid w:val="0025109A"/>
    <w:rsid w:val="002513D2"/>
    <w:rsid w:val="002541C2"/>
    <w:rsid w:val="0025452F"/>
    <w:rsid w:val="0025510C"/>
    <w:rsid w:val="00263B7C"/>
    <w:rsid w:val="00264B52"/>
    <w:rsid w:val="00264FFA"/>
    <w:rsid w:val="00273C33"/>
    <w:rsid w:val="002820D8"/>
    <w:rsid w:val="002851D6"/>
    <w:rsid w:val="00295225"/>
    <w:rsid w:val="002A29D8"/>
    <w:rsid w:val="002A2FF7"/>
    <w:rsid w:val="002A460D"/>
    <w:rsid w:val="002A5509"/>
    <w:rsid w:val="002A634A"/>
    <w:rsid w:val="002B11F6"/>
    <w:rsid w:val="002C213E"/>
    <w:rsid w:val="002C2599"/>
    <w:rsid w:val="002C6344"/>
    <w:rsid w:val="002C64FE"/>
    <w:rsid w:val="002C778A"/>
    <w:rsid w:val="002D0F2A"/>
    <w:rsid w:val="002D15B6"/>
    <w:rsid w:val="002D6B03"/>
    <w:rsid w:val="002D7CF8"/>
    <w:rsid w:val="002E0483"/>
    <w:rsid w:val="002E1798"/>
    <w:rsid w:val="002E2393"/>
    <w:rsid w:val="002E3707"/>
    <w:rsid w:val="002E65AB"/>
    <w:rsid w:val="002E75AD"/>
    <w:rsid w:val="002F0A8A"/>
    <w:rsid w:val="002F1EF0"/>
    <w:rsid w:val="002F55DC"/>
    <w:rsid w:val="002F5FAF"/>
    <w:rsid w:val="0030285C"/>
    <w:rsid w:val="00303D82"/>
    <w:rsid w:val="003043EC"/>
    <w:rsid w:val="00304456"/>
    <w:rsid w:val="00317B25"/>
    <w:rsid w:val="00320537"/>
    <w:rsid w:val="0032563C"/>
    <w:rsid w:val="0032716B"/>
    <w:rsid w:val="003279C2"/>
    <w:rsid w:val="0033253E"/>
    <w:rsid w:val="00333E7A"/>
    <w:rsid w:val="003376AF"/>
    <w:rsid w:val="0034497D"/>
    <w:rsid w:val="003477F7"/>
    <w:rsid w:val="003538F5"/>
    <w:rsid w:val="00355A2F"/>
    <w:rsid w:val="00362F53"/>
    <w:rsid w:val="00363409"/>
    <w:rsid w:val="00370A14"/>
    <w:rsid w:val="003727E3"/>
    <w:rsid w:val="00373782"/>
    <w:rsid w:val="00377975"/>
    <w:rsid w:val="0038261B"/>
    <w:rsid w:val="00382D9D"/>
    <w:rsid w:val="00383B5B"/>
    <w:rsid w:val="00385DDA"/>
    <w:rsid w:val="00390281"/>
    <w:rsid w:val="003904CB"/>
    <w:rsid w:val="003908DF"/>
    <w:rsid w:val="0039386C"/>
    <w:rsid w:val="00394A75"/>
    <w:rsid w:val="0039595A"/>
    <w:rsid w:val="00395EBB"/>
    <w:rsid w:val="003A0723"/>
    <w:rsid w:val="003A47C0"/>
    <w:rsid w:val="003B0F7B"/>
    <w:rsid w:val="003B51D7"/>
    <w:rsid w:val="003B63C5"/>
    <w:rsid w:val="003B6CBA"/>
    <w:rsid w:val="003B6FD4"/>
    <w:rsid w:val="003C5B77"/>
    <w:rsid w:val="003C6786"/>
    <w:rsid w:val="003C7669"/>
    <w:rsid w:val="003D1B36"/>
    <w:rsid w:val="003D2694"/>
    <w:rsid w:val="003D3721"/>
    <w:rsid w:val="003D3AAA"/>
    <w:rsid w:val="003E35DE"/>
    <w:rsid w:val="003E6B46"/>
    <w:rsid w:val="003E6C93"/>
    <w:rsid w:val="003F0D67"/>
    <w:rsid w:val="003F3C1F"/>
    <w:rsid w:val="003F6865"/>
    <w:rsid w:val="004006C9"/>
    <w:rsid w:val="00401537"/>
    <w:rsid w:val="00405613"/>
    <w:rsid w:val="00407D14"/>
    <w:rsid w:val="00414907"/>
    <w:rsid w:val="00416D8D"/>
    <w:rsid w:val="00421557"/>
    <w:rsid w:val="00423517"/>
    <w:rsid w:val="0042468F"/>
    <w:rsid w:val="0042726C"/>
    <w:rsid w:val="00427825"/>
    <w:rsid w:val="0043330E"/>
    <w:rsid w:val="00434066"/>
    <w:rsid w:val="00440460"/>
    <w:rsid w:val="00440814"/>
    <w:rsid w:val="0044121C"/>
    <w:rsid w:val="00442004"/>
    <w:rsid w:val="0044557F"/>
    <w:rsid w:val="00446DEF"/>
    <w:rsid w:val="00456B3B"/>
    <w:rsid w:val="00464B1F"/>
    <w:rsid w:val="00466EC3"/>
    <w:rsid w:val="00471CC4"/>
    <w:rsid w:val="00472F17"/>
    <w:rsid w:val="004737B6"/>
    <w:rsid w:val="0047585A"/>
    <w:rsid w:val="00475E49"/>
    <w:rsid w:val="00492640"/>
    <w:rsid w:val="00497E44"/>
    <w:rsid w:val="004A01C6"/>
    <w:rsid w:val="004A0333"/>
    <w:rsid w:val="004A166B"/>
    <w:rsid w:val="004A5B0C"/>
    <w:rsid w:val="004B2E87"/>
    <w:rsid w:val="004C1EDA"/>
    <w:rsid w:val="004C288C"/>
    <w:rsid w:val="004C5A99"/>
    <w:rsid w:val="004C63B4"/>
    <w:rsid w:val="004C79A2"/>
    <w:rsid w:val="004C7C67"/>
    <w:rsid w:val="004D06D1"/>
    <w:rsid w:val="004D2621"/>
    <w:rsid w:val="004D34C1"/>
    <w:rsid w:val="004D48A4"/>
    <w:rsid w:val="004D6929"/>
    <w:rsid w:val="004E18F8"/>
    <w:rsid w:val="004E1BB9"/>
    <w:rsid w:val="004E2294"/>
    <w:rsid w:val="004E2FC3"/>
    <w:rsid w:val="004E5703"/>
    <w:rsid w:val="004E6FAF"/>
    <w:rsid w:val="004F0622"/>
    <w:rsid w:val="004F6C66"/>
    <w:rsid w:val="005029C8"/>
    <w:rsid w:val="00505329"/>
    <w:rsid w:val="00507081"/>
    <w:rsid w:val="00507548"/>
    <w:rsid w:val="0051488D"/>
    <w:rsid w:val="00515563"/>
    <w:rsid w:val="005178E4"/>
    <w:rsid w:val="00521386"/>
    <w:rsid w:val="0052144A"/>
    <w:rsid w:val="0052195C"/>
    <w:rsid w:val="00521EBC"/>
    <w:rsid w:val="00522DBB"/>
    <w:rsid w:val="00527A16"/>
    <w:rsid w:val="005350B5"/>
    <w:rsid w:val="00536734"/>
    <w:rsid w:val="00536B73"/>
    <w:rsid w:val="00540202"/>
    <w:rsid w:val="00543760"/>
    <w:rsid w:val="00543F5D"/>
    <w:rsid w:val="00546F4C"/>
    <w:rsid w:val="00547902"/>
    <w:rsid w:val="00547F54"/>
    <w:rsid w:val="0055156A"/>
    <w:rsid w:val="0055222E"/>
    <w:rsid w:val="00553ABF"/>
    <w:rsid w:val="005565AD"/>
    <w:rsid w:val="00561430"/>
    <w:rsid w:val="00566807"/>
    <w:rsid w:val="005679AE"/>
    <w:rsid w:val="0057167F"/>
    <w:rsid w:val="00575988"/>
    <w:rsid w:val="00575D1E"/>
    <w:rsid w:val="00580DB4"/>
    <w:rsid w:val="00581C24"/>
    <w:rsid w:val="00583FF7"/>
    <w:rsid w:val="00593CB0"/>
    <w:rsid w:val="00593FCA"/>
    <w:rsid w:val="005A00DA"/>
    <w:rsid w:val="005A1871"/>
    <w:rsid w:val="005A1C48"/>
    <w:rsid w:val="005A7412"/>
    <w:rsid w:val="005B067B"/>
    <w:rsid w:val="005B5054"/>
    <w:rsid w:val="005B6325"/>
    <w:rsid w:val="005C0302"/>
    <w:rsid w:val="005C1066"/>
    <w:rsid w:val="005D0919"/>
    <w:rsid w:val="005D2BD9"/>
    <w:rsid w:val="005D4449"/>
    <w:rsid w:val="005D7C8D"/>
    <w:rsid w:val="005E0422"/>
    <w:rsid w:val="005E24FA"/>
    <w:rsid w:val="005E3A1C"/>
    <w:rsid w:val="005E45CB"/>
    <w:rsid w:val="005F07A1"/>
    <w:rsid w:val="005F19E2"/>
    <w:rsid w:val="005F4C28"/>
    <w:rsid w:val="005F70A1"/>
    <w:rsid w:val="00600605"/>
    <w:rsid w:val="00602128"/>
    <w:rsid w:val="00603FC0"/>
    <w:rsid w:val="00611106"/>
    <w:rsid w:val="006111E7"/>
    <w:rsid w:val="00614CDA"/>
    <w:rsid w:val="00617FE7"/>
    <w:rsid w:val="006249FC"/>
    <w:rsid w:val="00625286"/>
    <w:rsid w:val="006277E9"/>
    <w:rsid w:val="0062791C"/>
    <w:rsid w:val="00627CDC"/>
    <w:rsid w:val="00631499"/>
    <w:rsid w:val="006328A8"/>
    <w:rsid w:val="0063643F"/>
    <w:rsid w:val="00636BCB"/>
    <w:rsid w:val="00640CAA"/>
    <w:rsid w:val="006417DC"/>
    <w:rsid w:val="00645020"/>
    <w:rsid w:val="0064650F"/>
    <w:rsid w:val="00646D05"/>
    <w:rsid w:val="00650061"/>
    <w:rsid w:val="00650C19"/>
    <w:rsid w:val="00651C15"/>
    <w:rsid w:val="00662DCA"/>
    <w:rsid w:val="00663645"/>
    <w:rsid w:val="00672C92"/>
    <w:rsid w:val="006743E6"/>
    <w:rsid w:val="00674CBD"/>
    <w:rsid w:val="00677835"/>
    <w:rsid w:val="006875BB"/>
    <w:rsid w:val="00687D98"/>
    <w:rsid w:val="0069021B"/>
    <w:rsid w:val="00690688"/>
    <w:rsid w:val="0069261F"/>
    <w:rsid w:val="00695F9C"/>
    <w:rsid w:val="006970BF"/>
    <w:rsid w:val="00697202"/>
    <w:rsid w:val="00697ECE"/>
    <w:rsid w:val="006A3AF1"/>
    <w:rsid w:val="006A4E53"/>
    <w:rsid w:val="006B18AC"/>
    <w:rsid w:val="006B3C2B"/>
    <w:rsid w:val="006C1F47"/>
    <w:rsid w:val="006C4CD9"/>
    <w:rsid w:val="006D6D15"/>
    <w:rsid w:val="006E1125"/>
    <w:rsid w:val="006E23F7"/>
    <w:rsid w:val="006E5BFD"/>
    <w:rsid w:val="006E7F77"/>
    <w:rsid w:val="006F1662"/>
    <w:rsid w:val="006F6859"/>
    <w:rsid w:val="00700539"/>
    <w:rsid w:val="007015E6"/>
    <w:rsid w:val="007031EF"/>
    <w:rsid w:val="00703BD8"/>
    <w:rsid w:val="007070E4"/>
    <w:rsid w:val="00711C1E"/>
    <w:rsid w:val="007130CD"/>
    <w:rsid w:val="00713527"/>
    <w:rsid w:val="0071442A"/>
    <w:rsid w:val="00714E7C"/>
    <w:rsid w:val="00717905"/>
    <w:rsid w:val="0072028A"/>
    <w:rsid w:val="00720402"/>
    <w:rsid w:val="007236DB"/>
    <w:rsid w:val="007245FC"/>
    <w:rsid w:val="00727AD2"/>
    <w:rsid w:val="007307CC"/>
    <w:rsid w:val="00731367"/>
    <w:rsid w:val="007349B2"/>
    <w:rsid w:val="00735488"/>
    <w:rsid w:val="00735833"/>
    <w:rsid w:val="00735B95"/>
    <w:rsid w:val="00736EAC"/>
    <w:rsid w:val="00740AED"/>
    <w:rsid w:val="00740BA3"/>
    <w:rsid w:val="00741945"/>
    <w:rsid w:val="007434C6"/>
    <w:rsid w:val="0074598E"/>
    <w:rsid w:val="0075015D"/>
    <w:rsid w:val="00754813"/>
    <w:rsid w:val="00755166"/>
    <w:rsid w:val="00761012"/>
    <w:rsid w:val="0076254B"/>
    <w:rsid w:val="00763EAF"/>
    <w:rsid w:val="00764D04"/>
    <w:rsid w:val="00771D67"/>
    <w:rsid w:val="00773016"/>
    <w:rsid w:val="00782170"/>
    <w:rsid w:val="0078347A"/>
    <w:rsid w:val="007879E0"/>
    <w:rsid w:val="0079007C"/>
    <w:rsid w:val="00792FE6"/>
    <w:rsid w:val="00794938"/>
    <w:rsid w:val="00794E7F"/>
    <w:rsid w:val="00795394"/>
    <w:rsid w:val="007A14D3"/>
    <w:rsid w:val="007A38A0"/>
    <w:rsid w:val="007A6BB0"/>
    <w:rsid w:val="007B1DE0"/>
    <w:rsid w:val="007B62A4"/>
    <w:rsid w:val="007C0524"/>
    <w:rsid w:val="007C1381"/>
    <w:rsid w:val="007C1850"/>
    <w:rsid w:val="007C3BBD"/>
    <w:rsid w:val="007D0FF5"/>
    <w:rsid w:val="007D100C"/>
    <w:rsid w:val="007D476E"/>
    <w:rsid w:val="007D55A5"/>
    <w:rsid w:val="007E0612"/>
    <w:rsid w:val="007E0896"/>
    <w:rsid w:val="007E0A3B"/>
    <w:rsid w:val="007E219E"/>
    <w:rsid w:val="007F35A8"/>
    <w:rsid w:val="007F6D54"/>
    <w:rsid w:val="008013AA"/>
    <w:rsid w:val="0080292D"/>
    <w:rsid w:val="00804E2F"/>
    <w:rsid w:val="00806862"/>
    <w:rsid w:val="00812075"/>
    <w:rsid w:val="008128F5"/>
    <w:rsid w:val="0081567E"/>
    <w:rsid w:val="00821ADA"/>
    <w:rsid w:val="00825A00"/>
    <w:rsid w:val="00826C24"/>
    <w:rsid w:val="008272CE"/>
    <w:rsid w:val="008300CD"/>
    <w:rsid w:val="0083160D"/>
    <w:rsid w:val="008330C6"/>
    <w:rsid w:val="00833A70"/>
    <w:rsid w:val="00834C42"/>
    <w:rsid w:val="00835BB6"/>
    <w:rsid w:val="00836E96"/>
    <w:rsid w:val="0083770B"/>
    <w:rsid w:val="00840B24"/>
    <w:rsid w:val="008425AD"/>
    <w:rsid w:val="0084538E"/>
    <w:rsid w:val="0084682F"/>
    <w:rsid w:val="00846F1B"/>
    <w:rsid w:val="008476F5"/>
    <w:rsid w:val="00850422"/>
    <w:rsid w:val="00855E59"/>
    <w:rsid w:val="00861F34"/>
    <w:rsid w:val="008624F0"/>
    <w:rsid w:val="008643E8"/>
    <w:rsid w:val="00866AC5"/>
    <w:rsid w:val="00871EF7"/>
    <w:rsid w:val="00872FC8"/>
    <w:rsid w:val="00873659"/>
    <w:rsid w:val="00874558"/>
    <w:rsid w:val="008751E0"/>
    <w:rsid w:val="00875643"/>
    <w:rsid w:val="00880666"/>
    <w:rsid w:val="00880ED7"/>
    <w:rsid w:val="008821D0"/>
    <w:rsid w:val="0089446C"/>
    <w:rsid w:val="00895263"/>
    <w:rsid w:val="008A24E5"/>
    <w:rsid w:val="008A54A5"/>
    <w:rsid w:val="008A6651"/>
    <w:rsid w:val="008A6D12"/>
    <w:rsid w:val="008B2647"/>
    <w:rsid w:val="008B68E4"/>
    <w:rsid w:val="008C0AA1"/>
    <w:rsid w:val="008C18FE"/>
    <w:rsid w:val="008C3BD7"/>
    <w:rsid w:val="008C74D2"/>
    <w:rsid w:val="008D2E4A"/>
    <w:rsid w:val="008D385B"/>
    <w:rsid w:val="008D4A37"/>
    <w:rsid w:val="008D60E3"/>
    <w:rsid w:val="008D74ED"/>
    <w:rsid w:val="008E23D1"/>
    <w:rsid w:val="008E4B54"/>
    <w:rsid w:val="008F3EE2"/>
    <w:rsid w:val="008F4612"/>
    <w:rsid w:val="008F73A0"/>
    <w:rsid w:val="008F7D55"/>
    <w:rsid w:val="0090168B"/>
    <w:rsid w:val="00903507"/>
    <w:rsid w:val="00903734"/>
    <w:rsid w:val="00903EC0"/>
    <w:rsid w:val="00904C20"/>
    <w:rsid w:val="009077E7"/>
    <w:rsid w:val="00912554"/>
    <w:rsid w:val="00912F92"/>
    <w:rsid w:val="009137B7"/>
    <w:rsid w:val="00913BBB"/>
    <w:rsid w:val="0091416B"/>
    <w:rsid w:val="00914A0E"/>
    <w:rsid w:val="00916672"/>
    <w:rsid w:val="00920862"/>
    <w:rsid w:val="00921AE7"/>
    <w:rsid w:val="0092542C"/>
    <w:rsid w:val="00926FE6"/>
    <w:rsid w:val="00935C86"/>
    <w:rsid w:val="0094224A"/>
    <w:rsid w:val="00942AC6"/>
    <w:rsid w:val="00946D97"/>
    <w:rsid w:val="009470E7"/>
    <w:rsid w:val="009472CA"/>
    <w:rsid w:val="0095008D"/>
    <w:rsid w:val="009505F7"/>
    <w:rsid w:val="00953A10"/>
    <w:rsid w:val="009572CB"/>
    <w:rsid w:val="0096080C"/>
    <w:rsid w:val="00960DEE"/>
    <w:rsid w:val="00963AD6"/>
    <w:rsid w:val="0097120D"/>
    <w:rsid w:val="009757AE"/>
    <w:rsid w:val="009766C1"/>
    <w:rsid w:val="00980B81"/>
    <w:rsid w:val="00994C83"/>
    <w:rsid w:val="00994F86"/>
    <w:rsid w:val="00997E20"/>
    <w:rsid w:val="009A7224"/>
    <w:rsid w:val="009A75E9"/>
    <w:rsid w:val="009B440D"/>
    <w:rsid w:val="009B4B02"/>
    <w:rsid w:val="009B5C7A"/>
    <w:rsid w:val="009B6F25"/>
    <w:rsid w:val="009B730D"/>
    <w:rsid w:val="009C13A7"/>
    <w:rsid w:val="009C3DBA"/>
    <w:rsid w:val="009C57AD"/>
    <w:rsid w:val="009C7065"/>
    <w:rsid w:val="009C7D79"/>
    <w:rsid w:val="009D03C6"/>
    <w:rsid w:val="009D0553"/>
    <w:rsid w:val="009D142B"/>
    <w:rsid w:val="009D2D89"/>
    <w:rsid w:val="009D6917"/>
    <w:rsid w:val="009D758F"/>
    <w:rsid w:val="009D7D43"/>
    <w:rsid w:val="009E12D9"/>
    <w:rsid w:val="009E4336"/>
    <w:rsid w:val="009F00EE"/>
    <w:rsid w:val="009F62F4"/>
    <w:rsid w:val="00A00B28"/>
    <w:rsid w:val="00A00CEA"/>
    <w:rsid w:val="00A02A5C"/>
    <w:rsid w:val="00A04270"/>
    <w:rsid w:val="00A1190D"/>
    <w:rsid w:val="00A162FD"/>
    <w:rsid w:val="00A16ADE"/>
    <w:rsid w:val="00A16B0F"/>
    <w:rsid w:val="00A22CF3"/>
    <w:rsid w:val="00A24864"/>
    <w:rsid w:val="00A33CFF"/>
    <w:rsid w:val="00A35E9C"/>
    <w:rsid w:val="00A3626D"/>
    <w:rsid w:val="00A36C29"/>
    <w:rsid w:val="00A37DA0"/>
    <w:rsid w:val="00A40A1E"/>
    <w:rsid w:val="00A45212"/>
    <w:rsid w:val="00A51931"/>
    <w:rsid w:val="00A52489"/>
    <w:rsid w:val="00A554B6"/>
    <w:rsid w:val="00A57457"/>
    <w:rsid w:val="00A628C9"/>
    <w:rsid w:val="00A62D23"/>
    <w:rsid w:val="00A63185"/>
    <w:rsid w:val="00A64817"/>
    <w:rsid w:val="00A67F73"/>
    <w:rsid w:val="00A7056F"/>
    <w:rsid w:val="00A76317"/>
    <w:rsid w:val="00A774CC"/>
    <w:rsid w:val="00A83D32"/>
    <w:rsid w:val="00A83F4F"/>
    <w:rsid w:val="00A917CA"/>
    <w:rsid w:val="00A9183F"/>
    <w:rsid w:val="00AA0FB4"/>
    <w:rsid w:val="00AA131F"/>
    <w:rsid w:val="00AA3B1C"/>
    <w:rsid w:val="00AA6FC0"/>
    <w:rsid w:val="00AA718B"/>
    <w:rsid w:val="00AB23A3"/>
    <w:rsid w:val="00AB3AFF"/>
    <w:rsid w:val="00AD1843"/>
    <w:rsid w:val="00AD1DD2"/>
    <w:rsid w:val="00AD20D4"/>
    <w:rsid w:val="00AD405C"/>
    <w:rsid w:val="00AD7BC2"/>
    <w:rsid w:val="00AD7CAD"/>
    <w:rsid w:val="00AE0A7E"/>
    <w:rsid w:val="00AE145D"/>
    <w:rsid w:val="00AE4C5B"/>
    <w:rsid w:val="00AF0F84"/>
    <w:rsid w:val="00AF1CE8"/>
    <w:rsid w:val="00AF2C58"/>
    <w:rsid w:val="00AF31BB"/>
    <w:rsid w:val="00AF595B"/>
    <w:rsid w:val="00AF6361"/>
    <w:rsid w:val="00B03006"/>
    <w:rsid w:val="00B05B75"/>
    <w:rsid w:val="00B10000"/>
    <w:rsid w:val="00B1315F"/>
    <w:rsid w:val="00B20229"/>
    <w:rsid w:val="00B22206"/>
    <w:rsid w:val="00B22B20"/>
    <w:rsid w:val="00B300D3"/>
    <w:rsid w:val="00B325BA"/>
    <w:rsid w:val="00B32DDB"/>
    <w:rsid w:val="00B34491"/>
    <w:rsid w:val="00B34B13"/>
    <w:rsid w:val="00B379F2"/>
    <w:rsid w:val="00B40DBC"/>
    <w:rsid w:val="00B43FD4"/>
    <w:rsid w:val="00B474A9"/>
    <w:rsid w:val="00B47704"/>
    <w:rsid w:val="00B505E9"/>
    <w:rsid w:val="00B52E5D"/>
    <w:rsid w:val="00B547DA"/>
    <w:rsid w:val="00B54F10"/>
    <w:rsid w:val="00B62D96"/>
    <w:rsid w:val="00B7218B"/>
    <w:rsid w:val="00B730FF"/>
    <w:rsid w:val="00B74E0C"/>
    <w:rsid w:val="00B77ECB"/>
    <w:rsid w:val="00B82E1F"/>
    <w:rsid w:val="00B84F1F"/>
    <w:rsid w:val="00B877E7"/>
    <w:rsid w:val="00B87D60"/>
    <w:rsid w:val="00B96123"/>
    <w:rsid w:val="00BA092E"/>
    <w:rsid w:val="00BA0A4A"/>
    <w:rsid w:val="00BA0D94"/>
    <w:rsid w:val="00BA2731"/>
    <w:rsid w:val="00BA5EE4"/>
    <w:rsid w:val="00BB1C14"/>
    <w:rsid w:val="00BB2E8C"/>
    <w:rsid w:val="00BB532D"/>
    <w:rsid w:val="00BB5770"/>
    <w:rsid w:val="00BC173C"/>
    <w:rsid w:val="00BC5500"/>
    <w:rsid w:val="00BD172E"/>
    <w:rsid w:val="00BD5116"/>
    <w:rsid w:val="00BD62E9"/>
    <w:rsid w:val="00BD65F4"/>
    <w:rsid w:val="00BE601F"/>
    <w:rsid w:val="00BE71F1"/>
    <w:rsid w:val="00BE7379"/>
    <w:rsid w:val="00BF0FE1"/>
    <w:rsid w:val="00BF51CD"/>
    <w:rsid w:val="00BF69DD"/>
    <w:rsid w:val="00BF6BF0"/>
    <w:rsid w:val="00BF711C"/>
    <w:rsid w:val="00C00381"/>
    <w:rsid w:val="00C03CA8"/>
    <w:rsid w:val="00C10A3B"/>
    <w:rsid w:val="00C115F0"/>
    <w:rsid w:val="00C12456"/>
    <w:rsid w:val="00C143DF"/>
    <w:rsid w:val="00C150B7"/>
    <w:rsid w:val="00C2007F"/>
    <w:rsid w:val="00C205A8"/>
    <w:rsid w:val="00C22342"/>
    <w:rsid w:val="00C23451"/>
    <w:rsid w:val="00C26C92"/>
    <w:rsid w:val="00C26DDA"/>
    <w:rsid w:val="00C27D7C"/>
    <w:rsid w:val="00C34778"/>
    <w:rsid w:val="00C374F8"/>
    <w:rsid w:val="00C37789"/>
    <w:rsid w:val="00C427AE"/>
    <w:rsid w:val="00C43042"/>
    <w:rsid w:val="00C442D7"/>
    <w:rsid w:val="00C44D67"/>
    <w:rsid w:val="00C53E0E"/>
    <w:rsid w:val="00C5422E"/>
    <w:rsid w:val="00C544C6"/>
    <w:rsid w:val="00C5761B"/>
    <w:rsid w:val="00C606BA"/>
    <w:rsid w:val="00C60FF9"/>
    <w:rsid w:val="00C61657"/>
    <w:rsid w:val="00C6391C"/>
    <w:rsid w:val="00C64A0B"/>
    <w:rsid w:val="00C65D5F"/>
    <w:rsid w:val="00C667C6"/>
    <w:rsid w:val="00C7016E"/>
    <w:rsid w:val="00C74919"/>
    <w:rsid w:val="00C7544D"/>
    <w:rsid w:val="00C81E9F"/>
    <w:rsid w:val="00C82E01"/>
    <w:rsid w:val="00C836D0"/>
    <w:rsid w:val="00C83E61"/>
    <w:rsid w:val="00C86393"/>
    <w:rsid w:val="00C868AB"/>
    <w:rsid w:val="00C94697"/>
    <w:rsid w:val="00C94BCD"/>
    <w:rsid w:val="00C9554D"/>
    <w:rsid w:val="00C95AD0"/>
    <w:rsid w:val="00C9738A"/>
    <w:rsid w:val="00C97ABC"/>
    <w:rsid w:val="00CA034F"/>
    <w:rsid w:val="00CA1BDE"/>
    <w:rsid w:val="00CA213B"/>
    <w:rsid w:val="00CB1B51"/>
    <w:rsid w:val="00CC03E9"/>
    <w:rsid w:val="00CC6012"/>
    <w:rsid w:val="00CD0916"/>
    <w:rsid w:val="00CD1C2A"/>
    <w:rsid w:val="00CD2A85"/>
    <w:rsid w:val="00CD48C6"/>
    <w:rsid w:val="00CD5565"/>
    <w:rsid w:val="00CD6568"/>
    <w:rsid w:val="00CE01AA"/>
    <w:rsid w:val="00CE01F4"/>
    <w:rsid w:val="00CE7257"/>
    <w:rsid w:val="00CF26B2"/>
    <w:rsid w:val="00CF3124"/>
    <w:rsid w:val="00CF44AB"/>
    <w:rsid w:val="00CF4B60"/>
    <w:rsid w:val="00D018EF"/>
    <w:rsid w:val="00D03C75"/>
    <w:rsid w:val="00D04A76"/>
    <w:rsid w:val="00D05EC8"/>
    <w:rsid w:val="00D108CA"/>
    <w:rsid w:val="00D10CDD"/>
    <w:rsid w:val="00D119EA"/>
    <w:rsid w:val="00D144E4"/>
    <w:rsid w:val="00D1571D"/>
    <w:rsid w:val="00D20FF6"/>
    <w:rsid w:val="00D22362"/>
    <w:rsid w:val="00D244F3"/>
    <w:rsid w:val="00D25868"/>
    <w:rsid w:val="00D263A6"/>
    <w:rsid w:val="00D271F5"/>
    <w:rsid w:val="00D27D96"/>
    <w:rsid w:val="00D32204"/>
    <w:rsid w:val="00D325B6"/>
    <w:rsid w:val="00D34546"/>
    <w:rsid w:val="00D34636"/>
    <w:rsid w:val="00D34AEA"/>
    <w:rsid w:val="00D34E0E"/>
    <w:rsid w:val="00D40DF1"/>
    <w:rsid w:val="00D42FDA"/>
    <w:rsid w:val="00D4736A"/>
    <w:rsid w:val="00D514CF"/>
    <w:rsid w:val="00D563E0"/>
    <w:rsid w:val="00D62A44"/>
    <w:rsid w:val="00D658DF"/>
    <w:rsid w:val="00D71178"/>
    <w:rsid w:val="00D71B87"/>
    <w:rsid w:val="00D75891"/>
    <w:rsid w:val="00D81BA3"/>
    <w:rsid w:val="00D8541D"/>
    <w:rsid w:val="00D85BE9"/>
    <w:rsid w:val="00D85D26"/>
    <w:rsid w:val="00D86C7D"/>
    <w:rsid w:val="00D87062"/>
    <w:rsid w:val="00D8788B"/>
    <w:rsid w:val="00D904EC"/>
    <w:rsid w:val="00D922E4"/>
    <w:rsid w:val="00D93EEA"/>
    <w:rsid w:val="00D95601"/>
    <w:rsid w:val="00DA31C4"/>
    <w:rsid w:val="00DA593A"/>
    <w:rsid w:val="00DA7169"/>
    <w:rsid w:val="00DB1E83"/>
    <w:rsid w:val="00DB39B3"/>
    <w:rsid w:val="00DB4E33"/>
    <w:rsid w:val="00DB7237"/>
    <w:rsid w:val="00DC10D5"/>
    <w:rsid w:val="00DC240F"/>
    <w:rsid w:val="00DC4647"/>
    <w:rsid w:val="00DC6C5A"/>
    <w:rsid w:val="00DC6D67"/>
    <w:rsid w:val="00DC73B3"/>
    <w:rsid w:val="00DD041F"/>
    <w:rsid w:val="00DD0FA3"/>
    <w:rsid w:val="00DD34C6"/>
    <w:rsid w:val="00DD5EAF"/>
    <w:rsid w:val="00DD6D97"/>
    <w:rsid w:val="00DE0A96"/>
    <w:rsid w:val="00DE0EDD"/>
    <w:rsid w:val="00DE248C"/>
    <w:rsid w:val="00DE28AD"/>
    <w:rsid w:val="00DE42CC"/>
    <w:rsid w:val="00DE60FE"/>
    <w:rsid w:val="00DF0284"/>
    <w:rsid w:val="00DF11FD"/>
    <w:rsid w:val="00DF268A"/>
    <w:rsid w:val="00E03E52"/>
    <w:rsid w:val="00E06701"/>
    <w:rsid w:val="00E078F6"/>
    <w:rsid w:val="00E1186F"/>
    <w:rsid w:val="00E1244B"/>
    <w:rsid w:val="00E1284D"/>
    <w:rsid w:val="00E13B46"/>
    <w:rsid w:val="00E15661"/>
    <w:rsid w:val="00E166A2"/>
    <w:rsid w:val="00E172FD"/>
    <w:rsid w:val="00E174C8"/>
    <w:rsid w:val="00E208AD"/>
    <w:rsid w:val="00E2274C"/>
    <w:rsid w:val="00E232AA"/>
    <w:rsid w:val="00E241C5"/>
    <w:rsid w:val="00E24F17"/>
    <w:rsid w:val="00E25257"/>
    <w:rsid w:val="00E26D8A"/>
    <w:rsid w:val="00E279F4"/>
    <w:rsid w:val="00E27CCE"/>
    <w:rsid w:val="00E341FC"/>
    <w:rsid w:val="00E369BF"/>
    <w:rsid w:val="00E37351"/>
    <w:rsid w:val="00E421D8"/>
    <w:rsid w:val="00E431AE"/>
    <w:rsid w:val="00E47D68"/>
    <w:rsid w:val="00E47F11"/>
    <w:rsid w:val="00E50D50"/>
    <w:rsid w:val="00E51AD4"/>
    <w:rsid w:val="00E52E2A"/>
    <w:rsid w:val="00E54469"/>
    <w:rsid w:val="00E55EB5"/>
    <w:rsid w:val="00E56747"/>
    <w:rsid w:val="00E60A4D"/>
    <w:rsid w:val="00E60E84"/>
    <w:rsid w:val="00E613A8"/>
    <w:rsid w:val="00E635A1"/>
    <w:rsid w:val="00E63FCA"/>
    <w:rsid w:val="00E70C50"/>
    <w:rsid w:val="00E73CF5"/>
    <w:rsid w:val="00E7527D"/>
    <w:rsid w:val="00E76A42"/>
    <w:rsid w:val="00E80E1D"/>
    <w:rsid w:val="00E822E8"/>
    <w:rsid w:val="00E85AB6"/>
    <w:rsid w:val="00E87949"/>
    <w:rsid w:val="00E879B5"/>
    <w:rsid w:val="00E87D86"/>
    <w:rsid w:val="00E906A8"/>
    <w:rsid w:val="00E9460F"/>
    <w:rsid w:val="00E9562F"/>
    <w:rsid w:val="00E967DD"/>
    <w:rsid w:val="00EA1A16"/>
    <w:rsid w:val="00EA524A"/>
    <w:rsid w:val="00EA6933"/>
    <w:rsid w:val="00EB3D9C"/>
    <w:rsid w:val="00EB4423"/>
    <w:rsid w:val="00EC443D"/>
    <w:rsid w:val="00EC77FA"/>
    <w:rsid w:val="00EC7D88"/>
    <w:rsid w:val="00EC7F1F"/>
    <w:rsid w:val="00ED0AAD"/>
    <w:rsid w:val="00ED11BD"/>
    <w:rsid w:val="00ED22DF"/>
    <w:rsid w:val="00ED366B"/>
    <w:rsid w:val="00ED4E98"/>
    <w:rsid w:val="00ED6958"/>
    <w:rsid w:val="00ED6C0E"/>
    <w:rsid w:val="00ED7471"/>
    <w:rsid w:val="00EE02E7"/>
    <w:rsid w:val="00EE15CD"/>
    <w:rsid w:val="00EE31DB"/>
    <w:rsid w:val="00EE3296"/>
    <w:rsid w:val="00EE3648"/>
    <w:rsid w:val="00EE5D82"/>
    <w:rsid w:val="00EE603B"/>
    <w:rsid w:val="00EF49E4"/>
    <w:rsid w:val="00EF53F3"/>
    <w:rsid w:val="00F037A5"/>
    <w:rsid w:val="00F057A5"/>
    <w:rsid w:val="00F1041B"/>
    <w:rsid w:val="00F10B00"/>
    <w:rsid w:val="00F12435"/>
    <w:rsid w:val="00F1288A"/>
    <w:rsid w:val="00F12AD5"/>
    <w:rsid w:val="00F1512E"/>
    <w:rsid w:val="00F21172"/>
    <w:rsid w:val="00F24BB9"/>
    <w:rsid w:val="00F2792F"/>
    <w:rsid w:val="00F304B8"/>
    <w:rsid w:val="00F32565"/>
    <w:rsid w:val="00F32873"/>
    <w:rsid w:val="00F35DF2"/>
    <w:rsid w:val="00F379C0"/>
    <w:rsid w:val="00F42772"/>
    <w:rsid w:val="00F44E2A"/>
    <w:rsid w:val="00F45736"/>
    <w:rsid w:val="00F5177C"/>
    <w:rsid w:val="00F53413"/>
    <w:rsid w:val="00F536E3"/>
    <w:rsid w:val="00F555BF"/>
    <w:rsid w:val="00F55D04"/>
    <w:rsid w:val="00F55E3B"/>
    <w:rsid w:val="00F565D2"/>
    <w:rsid w:val="00F57961"/>
    <w:rsid w:val="00F60F9B"/>
    <w:rsid w:val="00F61E16"/>
    <w:rsid w:val="00F63242"/>
    <w:rsid w:val="00F64DAE"/>
    <w:rsid w:val="00F64F58"/>
    <w:rsid w:val="00F6578A"/>
    <w:rsid w:val="00F75207"/>
    <w:rsid w:val="00F756DC"/>
    <w:rsid w:val="00F764CA"/>
    <w:rsid w:val="00F76B0E"/>
    <w:rsid w:val="00F77149"/>
    <w:rsid w:val="00F8052E"/>
    <w:rsid w:val="00F875E7"/>
    <w:rsid w:val="00F97563"/>
    <w:rsid w:val="00F97809"/>
    <w:rsid w:val="00F97C66"/>
    <w:rsid w:val="00FA1773"/>
    <w:rsid w:val="00FA5804"/>
    <w:rsid w:val="00FA69DB"/>
    <w:rsid w:val="00FB1456"/>
    <w:rsid w:val="00FB1CED"/>
    <w:rsid w:val="00FB6C99"/>
    <w:rsid w:val="00FC051B"/>
    <w:rsid w:val="00FC063D"/>
    <w:rsid w:val="00FC0F98"/>
    <w:rsid w:val="00FC1C3A"/>
    <w:rsid w:val="00FC3D7F"/>
    <w:rsid w:val="00FC3E99"/>
    <w:rsid w:val="00FC3F50"/>
    <w:rsid w:val="00FC535E"/>
    <w:rsid w:val="00FC66F1"/>
    <w:rsid w:val="00FC6E6C"/>
    <w:rsid w:val="00FC7D6A"/>
    <w:rsid w:val="00FD4750"/>
    <w:rsid w:val="00FE2853"/>
    <w:rsid w:val="00FE4FAD"/>
    <w:rsid w:val="00FE58B7"/>
    <w:rsid w:val="00FE5923"/>
    <w:rsid w:val="00FE6607"/>
    <w:rsid w:val="00FE6A40"/>
    <w:rsid w:val="00FF0A16"/>
    <w:rsid w:val="00FF0DF7"/>
    <w:rsid w:val="00FF3224"/>
    <w:rsid w:val="00FF3623"/>
    <w:rsid w:val="00FF7F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E5AFDB"/>
  <w15:chartTrackingRefBased/>
  <w15:docId w15:val="{AABD9684-F0CE-4DA4-87D3-37E62F618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F70A1"/>
    <w:pPr>
      <w:keepNext/>
      <w:keepLines/>
      <w:numPr>
        <w:numId w:val="4"/>
      </w:numPr>
      <w:spacing w:before="240" w:after="120" w:line="240" w:lineRule="auto"/>
      <w:outlineLvl w:val="0"/>
    </w:pPr>
    <w:rPr>
      <w:rFonts w:ascii="Arial Black" w:eastAsiaTheme="majorEastAsia" w:hAnsi="Arial Black" w:cstheme="majorBidi"/>
      <w:color w:val="2F5496" w:themeColor="accent1" w:themeShade="BF"/>
      <w:sz w:val="40"/>
      <w:szCs w:val="32"/>
    </w:rPr>
  </w:style>
  <w:style w:type="paragraph" w:styleId="Titre2">
    <w:name w:val="heading 2"/>
    <w:basedOn w:val="Normal"/>
    <w:next w:val="Normal"/>
    <w:link w:val="Titre2Car"/>
    <w:uiPriority w:val="9"/>
    <w:unhideWhenUsed/>
    <w:qFormat/>
    <w:rsid w:val="005F70A1"/>
    <w:pPr>
      <w:keepNext/>
      <w:keepLines/>
      <w:numPr>
        <w:ilvl w:val="1"/>
        <w:numId w:val="4"/>
      </w:numPr>
      <w:spacing w:before="120" w:after="120"/>
      <w:outlineLvl w:val="1"/>
    </w:pPr>
    <w:rPr>
      <w:rFonts w:asciiTheme="majorHAnsi" w:eastAsiaTheme="majorEastAsia" w:hAnsiTheme="majorHAnsi" w:cstheme="majorBidi"/>
      <w:b/>
      <w:color w:val="2F5496" w:themeColor="accent1" w:themeShade="BF"/>
      <w:sz w:val="32"/>
      <w:szCs w:val="26"/>
    </w:rPr>
  </w:style>
  <w:style w:type="paragraph" w:styleId="Titre3">
    <w:name w:val="heading 3"/>
    <w:basedOn w:val="Normal"/>
    <w:next w:val="Normal"/>
    <w:link w:val="Titre3Car"/>
    <w:uiPriority w:val="9"/>
    <w:unhideWhenUsed/>
    <w:qFormat/>
    <w:rsid w:val="009C57AD"/>
    <w:pPr>
      <w:keepNext/>
      <w:keepLines/>
      <w:numPr>
        <w:ilvl w:val="2"/>
        <w:numId w:val="4"/>
      </w:numPr>
      <w:spacing w:before="40" w:after="0"/>
      <w:outlineLvl w:val="2"/>
    </w:pPr>
    <w:rPr>
      <w:rFonts w:asciiTheme="majorHAnsi" w:eastAsiaTheme="majorEastAsia" w:hAnsiTheme="majorHAnsi" w:cstheme="majorBidi"/>
      <w:b/>
      <w:color w:val="1F3763" w:themeColor="accent1" w:themeShade="7F"/>
      <w:sz w:val="28"/>
      <w:szCs w:val="24"/>
    </w:rPr>
  </w:style>
  <w:style w:type="paragraph" w:styleId="Titre4">
    <w:name w:val="heading 4"/>
    <w:basedOn w:val="Normal"/>
    <w:next w:val="Normal"/>
    <w:link w:val="Titre4Car"/>
    <w:uiPriority w:val="9"/>
    <w:unhideWhenUsed/>
    <w:qFormat/>
    <w:rsid w:val="00FC1C3A"/>
    <w:pPr>
      <w:keepNext/>
      <w:keepLines/>
      <w:numPr>
        <w:numId w:val="5"/>
      </w:numPr>
      <w:spacing w:before="40" w:after="0"/>
      <w:outlineLvl w:val="3"/>
    </w:pPr>
    <w:rPr>
      <w:rFonts w:asciiTheme="majorHAnsi" w:eastAsiaTheme="majorEastAsia" w:hAnsiTheme="majorHAnsi" w:cstheme="majorBidi"/>
      <w:b/>
      <w:i/>
      <w:iCs/>
      <w:color w:val="2F5496" w:themeColor="accent1" w:themeShade="BF"/>
      <w:sz w:val="24"/>
    </w:rPr>
  </w:style>
  <w:style w:type="paragraph" w:styleId="Titre5">
    <w:name w:val="heading 5"/>
    <w:basedOn w:val="Normal"/>
    <w:next w:val="Normal"/>
    <w:link w:val="Titre5Car"/>
    <w:uiPriority w:val="9"/>
    <w:semiHidden/>
    <w:unhideWhenUsed/>
    <w:qFormat/>
    <w:rsid w:val="008A54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8A54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8A54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A54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8A54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F45736"/>
    <w:pPr>
      <w:ind w:left="720"/>
      <w:contextualSpacing/>
    </w:pPr>
  </w:style>
  <w:style w:type="paragraph" w:styleId="En-tte">
    <w:name w:val="header"/>
    <w:basedOn w:val="Normal"/>
    <w:link w:val="En-tteCar"/>
    <w:uiPriority w:val="99"/>
    <w:unhideWhenUsed/>
    <w:rsid w:val="00873659"/>
    <w:pPr>
      <w:tabs>
        <w:tab w:val="center" w:pos="4153"/>
        <w:tab w:val="right" w:pos="8306"/>
      </w:tabs>
      <w:spacing w:after="0" w:line="240" w:lineRule="auto"/>
    </w:pPr>
  </w:style>
  <w:style w:type="character" w:customStyle="1" w:styleId="En-tteCar">
    <w:name w:val="En-tête Car"/>
    <w:basedOn w:val="Policepardfaut"/>
    <w:link w:val="En-tte"/>
    <w:uiPriority w:val="99"/>
    <w:rsid w:val="00873659"/>
  </w:style>
  <w:style w:type="paragraph" w:styleId="Pieddepage">
    <w:name w:val="footer"/>
    <w:basedOn w:val="Normal"/>
    <w:link w:val="PieddepageCar"/>
    <w:uiPriority w:val="99"/>
    <w:unhideWhenUsed/>
    <w:rsid w:val="00873659"/>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873659"/>
  </w:style>
  <w:style w:type="paragraph" w:styleId="Notedebasdepage">
    <w:name w:val="footnote text"/>
    <w:basedOn w:val="Normal"/>
    <w:link w:val="NotedebasdepageCar"/>
    <w:uiPriority w:val="99"/>
    <w:unhideWhenUsed/>
    <w:rsid w:val="00EB4423"/>
    <w:pPr>
      <w:spacing w:after="0" w:line="240" w:lineRule="auto"/>
    </w:pPr>
    <w:rPr>
      <w:sz w:val="20"/>
      <w:szCs w:val="20"/>
    </w:rPr>
  </w:style>
  <w:style w:type="character" w:customStyle="1" w:styleId="NotedebasdepageCar">
    <w:name w:val="Note de bas de page Car"/>
    <w:basedOn w:val="Policepardfaut"/>
    <w:link w:val="Notedebasdepage"/>
    <w:uiPriority w:val="99"/>
    <w:rsid w:val="00EB4423"/>
    <w:rPr>
      <w:sz w:val="20"/>
      <w:szCs w:val="20"/>
    </w:rPr>
  </w:style>
  <w:style w:type="character" w:styleId="Appelnotedebasdep">
    <w:name w:val="footnote reference"/>
    <w:basedOn w:val="Policepardfaut"/>
    <w:uiPriority w:val="99"/>
    <w:semiHidden/>
    <w:unhideWhenUsed/>
    <w:rsid w:val="00EB4423"/>
    <w:rPr>
      <w:vertAlign w:val="superscript"/>
    </w:rPr>
  </w:style>
  <w:style w:type="table" w:styleId="Grilledutableau">
    <w:name w:val="Table Grid"/>
    <w:basedOn w:val="TableauNormal"/>
    <w:uiPriority w:val="39"/>
    <w:rsid w:val="00C667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5F70A1"/>
    <w:rPr>
      <w:rFonts w:ascii="Arial Black" w:eastAsiaTheme="majorEastAsia" w:hAnsi="Arial Black" w:cstheme="majorBidi"/>
      <w:color w:val="2F5496" w:themeColor="accent1" w:themeShade="BF"/>
      <w:sz w:val="40"/>
      <w:szCs w:val="32"/>
    </w:rPr>
  </w:style>
  <w:style w:type="character" w:customStyle="1" w:styleId="Titre2Car">
    <w:name w:val="Titre 2 Car"/>
    <w:basedOn w:val="Policepardfaut"/>
    <w:link w:val="Titre2"/>
    <w:uiPriority w:val="9"/>
    <w:rsid w:val="005F70A1"/>
    <w:rPr>
      <w:rFonts w:asciiTheme="majorHAnsi" w:eastAsiaTheme="majorEastAsia" w:hAnsiTheme="majorHAnsi" w:cstheme="majorBidi"/>
      <w:b/>
      <w:color w:val="2F5496" w:themeColor="accent1" w:themeShade="BF"/>
      <w:sz w:val="32"/>
      <w:szCs w:val="26"/>
    </w:rPr>
  </w:style>
  <w:style w:type="character" w:customStyle="1" w:styleId="Titre3Car">
    <w:name w:val="Titre 3 Car"/>
    <w:basedOn w:val="Policepardfaut"/>
    <w:link w:val="Titre3"/>
    <w:uiPriority w:val="9"/>
    <w:rsid w:val="009C57AD"/>
    <w:rPr>
      <w:rFonts w:asciiTheme="majorHAnsi" w:eastAsiaTheme="majorEastAsia" w:hAnsiTheme="majorHAnsi" w:cstheme="majorBidi"/>
      <w:b/>
      <w:color w:val="1F3763" w:themeColor="accent1" w:themeShade="7F"/>
      <w:sz w:val="28"/>
      <w:szCs w:val="24"/>
    </w:rPr>
  </w:style>
  <w:style w:type="character" w:customStyle="1" w:styleId="Titre4Car">
    <w:name w:val="Titre 4 Car"/>
    <w:basedOn w:val="Policepardfaut"/>
    <w:link w:val="Titre4"/>
    <w:uiPriority w:val="9"/>
    <w:rsid w:val="009C57AD"/>
    <w:rPr>
      <w:rFonts w:asciiTheme="majorHAnsi" w:eastAsiaTheme="majorEastAsia" w:hAnsiTheme="majorHAnsi" w:cstheme="majorBidi"/>
      <w:b/>
      <w:i/>
      <w:iCs/>
      <w:color w:val="2F5496" w:themeColor="accent1" w:themeShade="BF"/>
      <w:sz w:val="24"/>
    </w:rPr>
  </w:style>
  <w:style w:type="character" w:customStyle="1" w:styleId="Titre5Car">
    <w:name w:val="Titre 5 Car"/>
    <w:basedOn w:val="Policepardfaut"/>
    <w:link w:val="Titre5"/>
    <w:uiPriority w:val="9"/>
    <w:semiHidden/>
    <w:rsid w:val="008A54A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8A54A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8A54A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A54A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8A54A5"/>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8821D0"/>
    <w:pPr>
      <w:tabs>
        <w:tab w:val="left" w:pos="440"/>
        <w:tab w:val="right" w:leader="dot" w:pos="10456"/>
      </w:tabs>
      <w:spacing w:after="100"/>
    </w:pPr>
  </w:style>
  <w:style w:type="paragraph" w:styleId="TM2">
    <w:name w:val="toc 2"/>
    <w:basedOn w:val="Normal"/>
    <w:next w:val="Normal"/>
    <w:autoRedefine/>
    <w:uiPriority w:val="39"/>
    <w:unhideWhenUsed/>
    <w:rsid w:val="000D6E6C"/>
    <w:pPr>
      <w:spacing w:after="100"/>
      <w:ind w:left="220"/>
    </w:pPr>
  </w:style>
  <w:style w:type="paragraph" w:styleId="TM3">
    <w:name w:val="toc 3"/>
    <w:basedOn w:val="Normal"/>
    <w:next w:val="Normal"/>
    <w:autoRedefine/>
    <w:uiPriority w:val="39"/>
    <w:unhideWhenUsed/>
    <w:rsid w:val="000D6E6C"/>
    <w:pPr>
      <w:spacing w:after="100"/>
      <w:ind w:left="440"/>
    </w:pPr>
  </w:style>
  <w:style w:type="character" w:styleId="Lienhypertexte">
    <w:name w:val="Hyperlink"/>
    <w:basedOn w:val="Policepardfaut"/>
    <w:uiPriority w:val="99"/>
    <w:unhideWhenUsed/>
    <w:rsid w:val="000D6E6C"/>
    <w:rPr>
      <w:color w:val="0563C1" w:themeColor="hyperlink"/>
      <w:u w:val="single"/>
    </w:rPr>
  </w:style>
  <w:style w:type="paragraph" w:styleId="TM4">
    <w:name w:val="toc 4"/>
    <w:basedOn w:val="Normal"/>
    <w:next w:val="Normal"/>
    <w:autoRedefine/>
    <w:uiPriority w:val="39"/>
    <w:unhideWhenUsed/>
    <w:rsid w:val="00CD48C6"/>
    <w:pPr>
      <w:spacing w:after="100"/>
      <w:ind w:left="660"/>
    </w:pPr>
  </w:style>
  <w:style w:type="paragraph" w:styleId="Sansinterligne">
    <w:name w:val="No Spacing"/>
    <w:uiPriority w:val="1"/>
    <w:qFormat/>
    <w:rsid w:val="003D3AAA"/>
    <w:pPr>
      <w:spacing w:after="0" w:line="240" w:lineRule="auto"/>
    </w:pPr>
  </w:style>
  <w:style w:type="paragraph" w:customStyle="1" w:styleId="Style1">
    <w:name w:val="Style1"/>
    <w:basedOn w:val="Paragraphedeliste"/>
    <w:link w:val="Style1Car"/>
    <w:qFormat/>
    <w:rsid w:val="00DC4647"/>
    <w:pPr>
      <w:numPr>
        <w:numId w:val="7"/>
      </w:numPr>
      <w:spacing w:after="0"/>
      <w:ind w:left="360"/>
      <w:jc w:val="both"/>
    </w:pPr>
    <w:rPr>
      <w:sz w:val="24"/>
      <w:szCs w:val="24"/>
    </w:rPr>
  </w:style>
  <w:style w:type="character" w:customStyle="1" w:styleId="ParagraphedelisteCar">
    <w:name w:val="Paragraphe de liste Car"/>
    <w:basedOn w:val="Policepardfaut"/>
    <w:link w:val="Paragraphedeliste"/>
    <w:uiPriority w:val="34"/>
    <w:rsid w:val="00DC4647"/>
  </w:style>
  <w:style w:type="character" w:customStyle="1" w:styleId="Style1Car">
    <w:name w:val="Style1 Car"/>
    <w:basedOn w:val="ParagraphedelisteCar"/>
    <w:link w:val="Style1"/>
    <w:rsid w:val="00DC4647"/>
    <w:rPr>
      <w:sz w:val="24"/>
      <w:szCs w:val="24"/>
    </w:rPr>
  </w:style>
  <w:style w:type="paragraph" w:customStyle="1" w:styleId="lgende">
    <w:name w:val="légende"/>
    <w:basedOn w:val="Normal"/>
    <w:link w:val="lgendeCar"/>
    <w:qFormat/>
    <w:rsid w:val="00B34491"/>
    <w:pPr>
      <w:spacing w:after="0"/>
      <w:contextualSpacing/>
      <w:jc w:val="both"/>
    </w:pPr>
    <w:rPr>
      <w:b/>
      <w:bCs/>
      <w:sz w:val="20"/>
      <w:szCs w:val="20"/>
    </w:rPr>
  </w:style>
  <w:style w:type="character" w:customStyle="1" w:styleId="lgendeCar">
    <w:name w:val="légende Car"/>
    <w:basedOn w:val="Policepardfaut"/>
    <w:link w:val="lgende"/>
    <w:rsid w:val="00B34491"/>
    <w:rPr>
      <w:b/>
      <w:bCs/>
      <w:sz w:val="20"/>
      <w:szCs w:val="20"/>
    </w:rPr>
  </w:style>
  <w:style w:type="character" w:styleId="Mentionnonrsolue">
    <w:name w:val="Unresolved Mention"/>
    <w:basedOn w:val="Policepardfaut"/>
    <w:uiPriority w:val="99"/>
    <w:semiHidden/>
    <w:unhideWhenUsed/>
    <w:rsid w:val="00D144E4"/>
    <w:rPr>
      <w:color w:val="605E5C"/>
      <w:shd w:val="clear" w:color="auto" w:fill="E1DFDD"/>
    </w:rPr>
  </w:style>
  <w:style w:type="character" w:styleId="Lienhypertextesuivivisit">
    <w:name w:val="FollowedHyperlink"/>
    <w:basedOn w:val="Policepardfaut"/>
    <w:uiPriority w:val="99"/>
    <w:semiHidden/>
    <w:unhideWhenUsed/>
    <w:rsid w:val="005F07A1"/>
    <w:rPr>
      <w:color w:val="954F72" w:themeColor="followedHyperlink"/>
      <w:u w:val="single"/>
    </w:rPr>
  </w:style>
  <w:style w:type="character" w:styleId="Marquedecommentaire">
    <w:name w:val="annotation reference"/>
    <w:basedOn w:val="Policepardfaut"/>
    <w:uiPriority w:val="99"/>
    <w:semiHidden/>
    <w:unhideWhenUsed/>
    <w:rsid w:val="003D1B36"/>
    <w:rPr>
      <w:sz w:val="16"/>
      <w:szCs w:val="16"/>
    </w:rPr>
  </w:style>
  <w:style w:type="paragraph" w:styleId="Commentaire">
    <w:name w:val="annotation text"/>
    <w:basedOn w:val="Normal"/>
    <w:link w:val="CommentaireCar"/>
    <w:uiPriority w:val="99"/>
    <w:semiHidden/>
    <w:unhideWhenUsed/>
    <w:rsid w:val="003D1B36"/>
    <w:pPr>
      <w:spacing w:line="240" w:lineRule="auto"/>
    </w:pPr>
    <w:rPr>
      <w:sz w:val="20"/>
      <w:szCs w:val="20"/>
    </w:rPr>
  </w:style>
  <w:style w:type="character" w:customStyle="1" w:styleId="CommentaireCar">
    <w:name w:val="Commentaire Car"/>
    <w:basedOn w:val="Policepardfaut"/>
    <w:link w:val="Commentaire"/>
    <w:uiPriority w:val="99"/>
    <w:semiHidden/>
    <w:rsid w:val="003D1B36"/>
    <w:rPr>
      <w:sz w:val="20"/>
      <w:szCs w:val="20"/>
    </w:rPr>
  </w:style>
  <w:style w:type="paragraph" w:styleId="Objetducommentaire">
    <w:name w:val="annotation subject"/>
    <w:basedOn w:val="Commentaire"/>
    <w:next w:val="Commentaire"/>
    <w:link w:val="ObjetducommentaireCar"/>
    <w:uiPriority w:val="99"/>
    <w:semiHidden/>
    <w:unhideWhenUsed/>
    <w:rsid w:val="003D1B36"/>
    <w:rPr>
      <w:b/>
      <w:bCs/>
    </w:rPr>
  </w:style>
  <w:style w:type="character" w:customStyle="1" w:styleId="ObjetducommentaireCar">
    <w:name w:val="Objet du commentaire Car"/>
    <w:basedOn w:val="CommentaireCar"/>
    <w:link w:val="Objetducommentaire"/>
    <w:uiPriority w:val="99"/>
    <w:semiHidden/>
    <w:rsid w:val="003D1B36"/>
    <w:rPr>
      <w:b/>
      <w:bCs/>
      <w:sz w:val="20"/>
      <w:szCs w:val="20"/>
    </w:rPr>
  </w:style>
  <w:style w:type="paragraph" w:styleId="Rvision">
    <w:name w:val="Revision"/>
    <w:hidden/>
    <w:uiPriority w:val="99"/>
    <w:semiHidden/>
    <w:rsid w:val="000753DB"/>
    <w:pPr>
      <w:spacing w:after="0" w:line="240" w:lineRule="auto"/>
    </w:pPr>
  </w:style>
  <w:style w:type="paragraph" w:styleId="Liste">
    <w:name w:val="List"/>
    <w:basedOn w:val="Normal"/>
    <w:uiPriority w:val="99"/>
    <w:unhideWhenUsed/>
    <w:rsid w:val="00C26DDA"/>
    <w:pPr>
      <w:ind w:left="283" w:hanging="283"/>
      <w:contextualSpacing/>
    </w:pPr>
  </w:style>
  <w:style w:type="paragraph" w:styleId="Liste2">
    <w:name w:val="List 2"/>
    <w:basedOn w:val="Normal"/>
    <w:uiPriority w:val="99"/>
    <w:unhideWhenUsed/>
    <w:rsid w:val="00C26DDA"/>
    <w:pPr>
      <w:ind w:left="566" w:hanging="283"/>
      <w:contextualSpacing/>
    </w:pPr>
  </w:style>
  <w:style w:type="paragraph" w:styleId="Date">
    <w:name w:val="Date"/>
    <w:basedOn w:val="Normal"/>
    <w:next w:val="Normal"/>
    <w:link w:val="DateCar"/>
    <w:uiPriority w:val="99"/>
    <w:unhideWhenUsed/>
    <w:rsid w:val="00C26DDA"/>
  </w:style>
  <w:style w:type="character" w:customStyle="1" w:styleId="DateCar">
    <w:name w:val="Date Car"/>
    <w:basedOn w:val="Policepardfaut"/>
    <w:link w:val="Date"/>
    <w:uiPriority w:val="99"/>
    <w:rsid w:val="00C26DDA"/>
  </w:style>
  <w:style w:type="paragraph" w:styleId="Listecontinue">
    <w:name w:val="List Continue"/>
    <w:basedOn w:val="Normal"/>
    <w:uiPriority w:val="99"/>
    <w:unhideWhenUsed/>
    <w:rsid w:val="00C26DDA"/>
    <w:pPr>
      <w:spacing w:after="120"/>
      <w:ind w:left="283"/>
      <w:contextualSpacing/>
    </w:pPr>
  </w:style>
  <w:style w:type="paragraph" w:styleId="Titre">
    <w:name w:val="Title"/>
    <w:basedOn w:val="Normal"/>
    <w:next w:val="Normal"/>
    <w:link w:val="TitreCar"/>
    <w:uiPriority w:val="10"/>
    <w:qFormat/>
    <w:rsid w:val="00C26D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26DDA"/>
    <w:rPr>
      <w:rFonts w:asciiTheme="majorHAnsi" w:eastAsiaTheme="majorEastAsia" w:hAnsiTheme="majorHAnsi" w:cstheme="majorBidi"/>
      <w:spacing w:val="-10"/>
      <w:kern w:val="28"/>
      <w:sz w:val="56"/>
      <w:szCs w:val="56"/>
    </w:rPr>
  </w:style>
  <w:style w:type="paragraph" w:styleId="Corpsdetexte">
    <w:name w:val="Body Text"/>
    <w:basedOn w:val="Normal"/>
    <w:link w:val="CorpsdetexteCar"/>
    <w:uiPriority w:val="99"/>
    <w:unhideWhenUsed/>
    <w:rsid w:val="00C26DDA"/>
    <w:pPr>
      <w:spacing w:after="120"/>
    </w:pPr>
  </w:style>
  <w:style w:type="character" w:customStyle="1" w:styleId="CorpsdetexteCar">
    <w:name w:val="Corps de texte Car"/>
    <w:basedOn w:val="Policepardfaut"/>
    <w:link w:val="Corpsdetexte"/>
    <w:uiPriority w:val="99"/>
    <w:rsid w:val="00C26DDA"/>
  </w:style>
  <w:style w:type="paragraph" w:styleId="Retraitcorpsdetexte">
    <w:name w:val="Body Text Indent"/>
    <w:basedOn w:val="Normal"/>
    <w:link w:val="RetraitcorpsdetexteCar"/>
    <w:uiPriority w:val="99"/>
    <w:unhideWhenUsed/>
    <w:rsid w:val="00C26DDA"/>
    <w:pPr>
      <w:spacing w:after="120"/>
      <w:ind w:left="283"/>
    </w:pPr>
  </w:style>
  <w:style w:type="character" w:customStyle="1" w:styleId="RetraitcorpsdetexteCar">
    <w:name w:val="Retrait corps de texte Car"/>
    <w:basedOn w:val="Policepardfaut"/>
    <w:link w:val="Retraitcorpsdetexte"/>
    <w:uiPriority w:val="99"/>
    <w:rsid w:val="00C26DDA"/>
  </w:style>
  <w:style w:type="paragraph" w:styleId="Sous-titre">
    <w:name w:val="Subtitle"/>
    <w:basedOn w:val="Normal"/>
    <w:next w:val="Normal"/>
    <w:link w:val="Sous-titreCar"/>
    <w:uiPriority w:val="11"/>
    <w:qFormat/>
    <w:rsid w:val="00C26DD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C26DDA"/>
    <w:rPr>
      <w:rFonts w:eastAsiaTheme="minorEastAsia"/>
      <w:color w:val="5A5A5A" w:themeColor="text1" w:themeTint="A5"/>
      <w:spacing w:val="15"/>
    </w:rPr>
  </w:style>
  <w:style w:type="paragraph" w:styleId="Retrait1religne">
    <w:name w:val="Body Text First Indent"/>
    <w:basedOn w:val="Corpsdetexte"/>
    <w:link w:val="Retrait1religneCar"/>
    <w:uiPriority w:val="99"/>
    <w:unhideWhenUsed/>
    <w:rsid w:val="00C26DDA"/>
    <w:pPr>
      <w:spacing w:after="160"/>
      <w:ind w:firstLine="360"/>
    </w:pPr>
  </w:style>
  <w:style w:type="character" w:customStyle="1" w:styleId="Retrait1religneCar">
    <w:name w:val="Retrait 1re ligne Car"/>
    <w:basedOn w:val="CorpsdetexteCar"/>
    <w:link w:val="Retrait1religne"/>
    <w:uiPriority w:val="99"/>
    <w:rsid w:val="00C26DDA"/>
  </w:style>
  <w:style w:type="paragraph" w:styleId="Retraitcorpset1relig">
    <w:name w:val="Body Text First Indent 2"/>
    <w:basedOn w:val="Retraitcorpsdetexte"/>
    <w:link w:val="Retraitcorpset1religCar"/>
    <w:uiPriority w:val="99"/>
    <w:unhideWhenUsed/>
    <w:rsid w:val="00C26DDA"/>
    <w:pPr>
      <w:spacing w:after="160"/>
      <w:ind w:left="360" w:firstLine="360"/>
    </w:pPr>
  </w:style>
  <w:style w:type="character" w:customStyle="1" w:styleId="Retraitcorpset1religCar">
    <w:name w:val="Retrait corps et 1re lig. Car"/>
    <w:basedOn w:val="RetraitcorpsdetexteCar"/>
    <w:link w:val="Retraitcorpset1relig"/>
    <w:uiPriority w:val="99"/>
    <w:rsid w:val="00C26DDA"/>
  </w:style>
  <w:style w:type="paragraph" w:styleId="TM5">
    <w:name w:val="toc 5"/>
    <w:basedOn w:val="Normal"/>
    <w:next w:val="Normal"/>
    <w:autoRedefine/>
    <w:uiPriority w:val="39"/>
    <w:unhideWhenUsed/>
    <w:rsid w:val="00BF6BF0"/>
    <w:pPr>
      <w:spacing w:after="100"/>
      <w:ind w:left="880"/>
    </w:pPr>
    <w:rPr>
      <w:rFonts w:eastAsiaTheme="minorEastAsia"/>
      <w:lang w:eastAsia="fr-FR"/>
    </w:rPr>
  </w:style>
  <w:style w:type="paragraph" w:styleId="TM6">
    <w:name w:val="toc 6"/>
    <w:basedOn w:val="Normal"/>
    <w:next w:val="Normal"/>
    <w:autoRedefine/>
    <w:uiPriority w:val="39"/>
    <w:unhideWhenUsed/>
    <w:rsid w:val="00BF6BF0"/>
    <w:pPr>
      <w:spacing w:after="100"/>
      <w:ind w:left="1100"/>
    </w:pPr>
    <w:rPr>
      <w:rFonts w:eastAsiaTheme="minorEastAsia"/>
      <w:lang w:eastAsia="fr-FR"/>
    </w:rPr>
  </w:style>
  <w:style w:type="paragraph" w:styleId="TM7">
    <w:name w:val="toc 7"/>
    <w:basedOn w:val="Normal"/>
    <w:next w:val="Normal"/>
    <w:autoRedefine/>
    <w:uiPriority w:val="39"/>
    <w:unhideWhenUsed/>
    <w:rsid w:val="00BF6BF0"/>
    <w:pPr>
      <w:spacing w:after="100"/>
      <w:ind w:left="1320"/>
    </w:pPr>
    <w:rPr>
      <w:rFonts w:eastAsiaTheme="minorEastAsia"/>
      <w:lang w:eastAsia="fr-FR"/>
    </w:rPr>
  </w:style>
  <w:style w:type="paragraph" w:styleId="TM8">
    <w:name w:val="toc 8"/>
    <w:basedOn w:val="Normal"/>
    <w:next w:val="Normal"/>
    <w:autoRedefine/>
    <w:uiPriority w:val="39"/>
    <w:unhideWhenUsed/>
    <w:rsid w:val="00BF6BF0"/>
    <w:pPr>
      <w:spacing w:after="100"/>
      <w:ind w:left="1540"/>
    </w:pPr>
    <w:rPr>
      <w:rFonts w:eastAsiaTheme="minorEastAsia"/>
      <w:lang w:eastAsia="fr-FR"/>
    </w:rPr>
  </w:style>
  <w:style w:type="paragraph" w:styleId="TM9">
    <w:name w:val="toc 9"/>
    <w:basedOn w:val="Normal"/>
    <w:next w:val="Normal"/>
    <w:autoRedefine/>
    <w:uiPriority w:val="39"/>
    <w:unhideWhenUsed/>
    <w:rsid w:val="00BF6BF0"/>
    <w:pPr>
      <w:spacing w:after="100"/>
      <w:ind w:left="1760"/>
    </w:pPr>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48337">
      <w:bodyDiv w:val="1"/>
      <w:marLeft w:val="0"/>
      <w:marRight w:val="0"/>
      <w:marTop w:val="0"/>
      <w:marBottom w:val="0"/>
      <w:divBdr>
        <w:top w:val="none" w:sz="0" w:space="0" w:color="auto"/>
        <w:left w:val="none" w:sz="0" w:space="0" w:color="auto"/>
        <w:bottom w:val="none" w:sz="0" w:space="0" w:color="auto"/>
        <w:right w:val="none" w:sz="0" w:space="0" w:color="auto"/>
      </w:divBdr>
    </w:div>
    <w:div w:id="90323244">
      <w:bodyDiv w:val="1"/>
      <w:marLeft w:val="0"/>
      <w:marRight w:val="0"/>
      <w:marTop w:val="0"/>
      <w:marBottom w:val="0"/>
      <w:divBdr>
        <w:top w:val="none" w:sz="0" w:space="0" w:color="auto"/>
        <w:left w:val="none" w:sz="0" w:space="0" w:color="auto"/>
        <w:bottom w:val="none" w:sz="0" w:space="0" w:color="auto"/>
        <w:right w:val="none" w:sz="0" w:space="0" w:color="auto"/>
      </w:divBdr>
      <w:divsChild>
        <w:div w:id="1279028435">
          <w:marLeft w:val="0"/>
          <w:marRight w:val="0"/>
          <w:marTop w:val="0"/>
          <w:marBottom w:val="0"/>
          <w:divBdr>
            <w:top w:val="none" w:sz="0" w:space="0" w:color="auto"/>
            <w:left w:val="none" w:sz="0" w:space="0" w:color="auto"/>
            <w:bottom w:val="none" w:sz="0" w:space="0" w:color="auto"/>
            <w:right w:val="none" w:sz="0" w:space="0" w:color="auto"/>
          </w:divBdr>
          <w:divsChild>
            <w:div w:id="157943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1339">
      <w:bodyDiv w:val="1"/>
      <w:marLeft w:val="0"/>
      <w:marRight w:val="0"/>
      <w:marTop w:val="0"/>
      <w:marBottom w:val="0"/>
      <w:divBdr>
        <w:top w:val="none" w:sz="0" w:space="0" w:color="auto"/>
        <w:left w:val="none" w:sz="0" w:space="0" w:color="auto"/>
        <w:bottom w:val="none" w:sz="0" w:space="0" w:color="auto"/>
        <w:right w:val="none" w:sz="0" w:space="0" w:color="auto"/>
      </w:divBdr>
    </w:div>
    <w:div w:id="125242781">
      <w:bodyDiv w:val="1"/>
      <w:marLeft w:val="0"/>
      <w:marRight w:val="0"/>
      <w:marTop w:val="0"/>
      <w:marBottom w:val="0"/>
      <w:divBdr>
        <w:top w:val="none" w:sz="0" w:space="0" w:color="auto"/>
        <w:left w:val="none" w:sz="0" w:space="0" w:color="auto"/>
        <w:bottom w:val="none" w:sz="0" w:space="0" w:color="auto"/>
        <w:right w:val="none" w:sz="0" w:space="0" w:color="auto"/>
      </w:divBdr>
    </w:div>
    <w:div w:id="165751835">
      <w:bodyDiv w:val="1"/>
      <w:marLeft w:val="0"/>
      <w:marRight w:val="0"/>
      <w:marTop w:val="0"/>
      <w:marBottom w:val="0"/>
      <w:divBdr>
        <w:top w:val="none" w:sz="0" w:space="0" w:color="auto"/>
        <w:left w:val="none" w:sz="0" w:space="0" w:color="auto"/>
        <w:bottom w:val="none" w:sz="0" w:space="0" w:color="auto"/>
        <w:right w:val="none" w:sz="0" w:space="0" w:color="auto"/>
      </w:divBdr>
    </w:div>
    <w:div w:id="362554890">
      <w:bodyDiv w:val="1"/>
      <w:marLeft w:val="0"/>
      <w:marRight w:val="0"/>
      <w:marTop w:val="0"/>
      <w:marBottom w:val="0"/>
      <w:divBdr>
        <w:top w:val="none" w:sz="0" w:space="0" w:color="auto"/>
        <w:left w:val="none" w:sz="0" w:space="0" w:color="auto"/>
        <w:bottom w:val="none" w:sz="0" w:space="0" w:color="auto"/>
        <w:right w:val="none" w:sz="0" w:space="0" w:color="auto"/>
      </w:divBdr>
    </w:div>
    <w:div w:id="389546719">
      <w:bodyDiv w:val="1"/>
      <w:marLeft w:val="0"/>
      <w:marRight w:val="0"/>
      <w:marTop w:val="0"/>
      <w:marBottom w:val="0"/>
      <w:divBdr>
        <w:top w:val="none" w:sz="0" w:space="0" w:color="auto"/>
        <w:left w:val="none" w:sz="0" w:space="0" w:color="auto"/>
        <w:bottom w:val="none" w:sz="0" w:space="0" w:color="auto"/>
        <w:right w:val="none" w:sz="0" w:space="0" w:color="auto"/>
      </w:divBdr>
    </w:div>
    <w:div w:id="489560871">
      <w:bodyDiv w:val="1"/>
      <w:marLeft w:val="0"/>
      <w:marRight w:val="0"/>
      <w:marTop w:val="0"/>
      <w:marBottom w:val="0"/>
      <w:divBdr>
        <w:top w:val="none" w:sz="0" w:space="0" w:color="auto"/>
        <w:left w:val="none" w:sz="0" w:space="0" w:color="auto"/>
        <w:bottom w:val="none" w:sz="0" w:space="0" w:color="auto"/>
        <w:right w:val="none" w:sz="0" w:space="0" w:color="auto"/>
      </w:divBdr>
    </w:div>
    <w:div w:id="597295548">
      <w:bodyDiv w:val="1"/>
      <w:marLeft w:val="0"/>
      <w:marRight w:val="0"/>
      <w:marTop w:val="0"/>
      <w:marBottom w:val="0"/>
      <w:divBdr>
        <w:top w:val="none" w:sz="0" w:space="0" w:color="auto"/>
        <w:left w:val="none" w:sz="0" w:space="0" w:color="auto"/>
        <w:bottom w:val="none" w:sz="0" w:space="0" w:color="auto"/>
        <w:right w:val="none" w:sz="0" w:space="0" w:color="auto"/>
      </w:divBdr>
    </w:div>
    <w:div w:id="639774453">
      <w:bodyDiv w:val="1"/>
      <w:marLeft w:val="0"/>
      <w:marRight w:val="0"/>
      <w:marTop w:val="0"/>
      <w:marBottom w:val="0"/>
      <w:divBdr>
        <w:top w:val="none" w:sz="0" w:space="0" w:color="auto"/>
        <w:left w:val="none" w:sz="0" w:space="0" w:color="auto"/>
        <w:bottom w:val="none" w:sz="0" w:space="0" w:color="auto"/>
        <w:right w:val="none" w:sz="0" w:space="0" w:color="auto"/>
      </w:divBdr>
    </w:div>
    <w:div w:id="709066698">
      <w:bodyDiv w:val="1"/>
      <w:marLeft w:val="0"/>
      <w:marRight w:val="0"/>
      <w:marTop w:val="0"/>
      <w:marBottom w:val="0"/>
      <w:divBdr>
        <w:top w:val="none" w:sz="0" w:space="0" w:color="auto"/>
        <w:left w:val="none" w:sz="0" w:space="0" w:color="auto"/>
        <w:bottom w:val="none" w:sz="0" w:space="0" w:color="auto"/>
        <w:right w:val="none" w:sz="0" w:space="0" w:color="auto"/>
      </w:divBdr>
    </w:div>
    <w:div w:id="723139013">
      <w:bodyDiv w:val="1"/>
      <w:marLeft w:val="0"/>
      <w:marRight w:val="0"/>
      <w:marTop w:val="0"/>
      <w:marBottom w:val="0"/>
      <w:divBdr>
        <w:top w:val="none" w:sz="0" w:space="0" w:color="auto"/>
        <w:left w:val="none" w:sz="0" w:space="0" w:color="auto"/>
        <w:bottom w:val="none" w:sz="0" w:space="0" w:color="auto"/>
        <w:right w:val="none" w:sz="0" w:space="0" w:color="auto"/>
      </w:divBdr>
    </w:div>
    <w:div w:id="775447364">
      <w:bodyDiv w:val="1"/>
      <w:marLeft w:val="0"/>
      <w:marRight w:val="0"/>
      <w:marTop w:val="0"/>
      <w:marBottom w:val="0"/>
      <w:divBdr>
        <w:top w:val="none" w:sz="0" w:space="0" w:color="auto"/>
        <w:left w:val="none" w:sz="0" w:space="0" w:color="auto"/>
        <w:bottom w:val="none" w:sz="0" w:space="0" w:color="auto"/>
        <w:right w:val="none" w:sz="0" w:space="0" w:color="auto"/>
      </w:divBdr>
    </w:div>
    <w:div w:id="870000790">
      <w:bodyDiv w:val="1"/>
      <w:marLeft w:val="0"/>
      <w:marRight w:val="0"/>
      <w:marTop w:val="0"/>
      <w:marBottom w:val="0"/>
      <w:divBdr>
        <w:top w:val="none" w:sz="0" w:space="0" w:color="auto"/>
        <w:left w:val="none" w:sz="0" w:space="0" w:color="auto"/>
        <w:bottom w:val="none" w:sz="0" w:space="0" w:color="auto"/>
        <w:right w:val="none" w:sz="0" w:space="0" w:color="auto"/>
      </w:divBdr>
    </w:div>
    <w:div w:id="991828963">
      <w:bodyDiv w:val="1"/>
      <w:marLeft w:val="0"/>
      <w:marRight w:val="0"/>
      <w:marTop w:val="0"/>
      <w:marBottom w:val="0"/>
      <w:divBdr>
        <w:top w:val="none" w:sz="0" w:space="0" w:color="auto"/>
        <w:left w:val="none" w:sz="0" w:space="0" w:color="auto"/>
        <w:bottom w:val="none" w:sz="0" w:space="0" w:color="auto"/>
        <w:right w:val="none" w:sz="0" w:space="0" w:color="auto"/>
      </w:divBdr>
    </w:div>
    <w:div w:id="993339038">
      <w:bodyDiv w:val="1"/>
      <w:marLeft w:val="0"/>
      <w:marRight w:val="0"/>
      <w:marTop w:val="0"/>
      <w:marBottom w:val="0"/>
      <w:divBdr>
        <w:top w:val="none" w:sz="0" w:space="0" w:color="auto"/>
        <w:left w:val="none" w:sz="0" w:space="0" w:color="auto"/>
        <w:bottom w:val="none" w:sz="0" w:space="0" w:color="auto"/>
        <w:right w:val="none" w:sz="0" w:space="0" w:color="auto"/>
      </w:divBdr>
    </w:div>
    <w:div w:id="1113405682">
      <w:bodyDiv w:val="1"/>
      <w:marLeft w:val="0"/>
      <w:marRight w:val="0"/>
      <w:marTop w:val="0"/>
      <w:marBottom w:val="0"/>
      <w:divBdr>
        <w:top w:val="none" w:sz="0" w:space="0" w:color="auto"/>
        <w:left w:val="none" w:sz="0" w:space="0" w:color="auto"/>
        <w:bottom w:val="none" w:sz="0" w:space="0" w:color="auto"/>
        <w:right w:val="none" w:sz="0" w:space="0" w:color="auto"/>
      </w:divBdr>
    </w:div>
    <w:div w:id="1265456386">
      <w:bodyDiv w:val="1"/>
      <w:marLeft w:val="0"/>
      <w:marRight w:val="0"/>
      <w:marTop w:val="0"/>
      <w:marBottom w:val="0"/>
      <w:divBdr>
        <w:top w:val="none" w:sz="0" w:space="0" w:color="auto"/>
        <w:left w:val="none" w:sz="0" w:space="0" w:color="auto"/>
        <w:bottom w:val="none" w:sz="0" w:space="0" w:color="auto"/>
        <w:right w:val="none" w:sz="0" w:space="0" w:color="auto"/>
      </w:divBdr>
    </w:div>
    <w:div w:id="1462071765">
      <w:bodyDiv w:val="1"/>
      <w:marLeft w:val="0"/>
      <w:marRight w:val="0"/>
      <w:marTop w:val="0"/>
      <w:marBottom w:val="0"/>
      <w:divBdr>
        <w:top w:val="none" w:sz="0" w:space="0" w:color="auto"/>
        <w:left w:val="none" w:sz="0" w:space="0" w:color="auto"/>
        <w:bottom w:val="none" w:sz="0" w:space="0" w:color="auto"/>
        <w:right w:val="none" w:sz="0" w:space="0" w:color="auto"/>
      </w:divBdr>
    </w:div>
    <w:div w:id="1648624959">
      <w:bodyDiv w:val="1"/>
      <w:marLeft w:val="0"/>
      <w:marRight w:val="0"/>
      <w:marTop w:val="0"/>
      <w:marBottom w:val="0"/>
      <w:divBdr>
        <w:top w:val="none" w:sz="0" w:space="0" w:color="auto"/>
        <w:left w:val="none" w:sz="0" w:space="0" w:color="auto"/>
        <w:bottom w:val="none" w:sz="0" w:space="0" w:color="auto"/>
        <w:right w:val="none" w:sz="0" w:space="0" w:color="auto"/>
      </w:divBdr>
    </w:div>
    <w:div w:id="1840924768">
      <w:bodyDiv w:val="1"/>
      <w:marLeft w:val="0"/>
      <w:marRight w:val="0"/>
      <w:marTop w:val="0"/>
      <w:marBottom w:val="0"/>
      <w:divBdr>
        <w:top w:val="none" w:sz="0" w:space="0" w:color="auto"/>
        <w:left w:val="none" w:sz="0" w:space="0" w:color="auto"/>
        <w:bottom w:val="none" w:sz="0" w:space="0" w:color="auto"/>
        <w:right w:val="none" w:sz="0" w:space="0" w:color="auto"/>
      </w:divBdr>
    </w:div>
    <w:div w:id="1872067304">
      <w:bodyDiv w:val="1"/>
      <w:marLeft w:val="0"/>
      <w:marRight w:val="0"/>
      <w:marTop w:val="0"/>
      <w:marBottom w:val="0"/>
      <w:divBdr>
        <w:top w:val="none" w:sz="0" w:space="0" w:color="auto"/>
        <w:left w:val="none" w:sz="0" w:space="0" w:color="auto"/>
        <w:bottom w:val="none" w:sz="0" w:space="0" w:color="auto"/>
        <w:right w:val="none" w:sz="0" w:space="0" w:color="auto"/>
      </w:divBdr>
    </w:div>
    <w:div w:id="2129158180">
      <w:bodyDiv w:val="1"/>
      <w:marLeft w:val="0"/>
      <w:marRight w:val="0"/>
      <w:marTop w:val="0"/>
      <w:marBottom w:val="0"/>
      <w:divBdr>
        <w:top w:val="none" w:sz="0" w:space="0" w:color="auto"/>
        <w:left w:val="none" w:sz="0" w:space="0" w:color="auto"/>
        <w:bottom w:val="none" w:sz="0" w:space="0" w:color="auto"/>
        <w:right w:val="none" w:sz="0" w:space="0" w:color="auto"/>
      </w:divBdr>
      <w:divsChild>
        <w:div w:id="1167137630">
          <w:marLeft w:val="0"/>
          <w:marRight w:val="0"/>
          <w:marTop w:val="0"/>
          <w:marBottom w:val="0"/>
          <w:divBdr>
            <w:top w:val="none" w:sz="0" w:space="0" w:color="auto"/>
            <w:left w:val="none" w:sz="0" w:space="0" w:color="auto"/>
            <w:bottom w:val="none" w:sz="0" w:space="0" w:color="auto"/>
            <w:right w:val="none" w:sz="0" w:space="0" w:color="auto"/>
          </w:divBdr>
          <w:divsChild>
            <w:div w:id="12513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comments" Target="comments.xml"/><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emf"/><Relationship Id="rId68" Type="http://schemas.openxmlformats.org/officeDocument/2006/relationships/image" Target="media/image56.png"/><Relationship Id="rId84" Type="http://schemas.openxmlformats.org/officeDocument/2006/relationships/hyperlink" Target="https://github.com/mapette/sos_immo" TargetMode="External"/><Relationship Id="rId89" Type="http://schemas.openxmlformats.org/officeDocument/2006/relationships/image" Target="media/image75.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emf"/><Relationship Id="rId79"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footer" Target="footer1.xml"/><Relationship Id="rId22" Type="http://schemas.microsoft.com/office/2011/relationships/commentsExtended" Target="commentsExtended.xml"/><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hyperlink" Target="https://github.com/mapette/sos_immo_backend" TargetMode="External"/><Relationship Id="rId3" Type="http://schemas.openxmlformats.org/officeDocument/2006/relationships/styles" Target="styles.xml"/><Relationship Id="rId12" Type="http://schemas.openxmlformats.org/officeDocument/2006/relationships/hyperlink" Target="https://fr.wikipedia.org/wiki/Application_web_monopage" TargetMode="Externa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microsoft.com/office/2016/09/relationships/commentsIds" Target="commentsIds.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2.png"/><Relationship Id="rId94" Type="http://schemas.openxmlformats.org/officeDocument/2006/relationships/header" Target="head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7.png"/><Relationship Id="rId24" Type="http://schemas.microsoft.com/office/2018/08/relationships/commentsExtensible" Target="commentsExtensible.xml"/><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3.emf"/><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EDC9B1A4814234A07862E9B9FA1A34"/>
        <w:category>
          <w:name w:val="Général"/>
          <w:gallery w:val="placeholder"/>
        </w:category>
        <w:types>
          <w:type w:val="bbPlcHdr"/>
        </w:types>
        <w:behaviors>
          <w:behavior w:val="content"/>
        </w:behaviors>
        <w:guid w:val="{3547CE71-99FE-48B9-94E6-ADC379BDF656}"/>
      </w:docPartPr>
      <w:docPartBody>
        <w:p w:rsidR="00877BAE" w:rsidRDefault="00A92187" w:rsidP="00A92187">
          <w:pPr>
            <w:pStyle w:val="0AEDC9B1A4814234A07862E9B9FA1A34"/>
          </w:pPr>
          <w: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87"/>
    <w:rsid w:val="000043C2"/>
    <w:rsid w:val="000562D5"/>
    <w:rsid w:val="00145AC2"/>
    <w:rsid w:val="00180A08"/>
    <w:rsid w:val="003139E5"/>
    <w:rsid w:val="00442538"/>
    <w:rsid w:val="004A5F16"/>
    <w:rsid w:val="004C600D"/>
    <w:rsid w:val="005A00B7"/>
    <w:rsid w:val="005C747D"/>
    <w:rsid w:val="006B3282"/>
    <w:rsid w:val="006D6C6D"/>
    <w:rsid w:val="00742AC0"/>
    <w:rsid w:val="0083316C"/>
    <w:rsid w:val="00877BAE"/>
    <w:rsid w:val="008A2EF7"/>
    <w:rsid w:val="0099147A"/>
    <w:rsid w:val="00A13BA4"/>
    <w:rsid w:val="00A92187"/>
    <w:rsid w:val="00E060A6"/>
    <w:rsid w:val="00E14362"/>
    <w:rsid w:val="00FE51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AEDC9B1A4814234A07862E9B9FA1A34">
    <w:name w:val="0AEDC9B1A4814234A07862E9B9FA1A34"/>
    <w:rsid w:val="00A921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9822B-5838-4B60-A120-C1AEDE06A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51</Pages>
  <Words>9065</Words>
  <Characters>49859</Characters>
  <Application>Microsoft Office Word</Application>
  <DocSecurity>0</DocSecurity>
  <Lines>415</Lines>
  <Paragraphs>117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Sophie JOFFRE</dc:creator>
  <cp:keywords/>
  <dc:description/>
  <cp:lastModifiedBy>Sophie JOFFRE</cp:lastModifiedBy>
  <cp:revision>8</cp:revision>
  <cp:lastPrinted>2023-02-06T16:47:00Z</cp:lastPrinted>
  <dcterms:created xsi:type="dcterms:W3CDTF">2023-02-06T16:19:00Z</dcterms:created>
  <dcterms:modified xsi:type="dcterms:W3CDTF">2023-02-06T17:42:00Z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401b303-ecb1-4a9d-936a-70858c2d9a3e_Enabled">
    <vt:lpwstr>true</vt:lpwstr>
  </property>
  <property fmtid="{D5CDD505-2E9C-101B-9397-08002B2CF9AE}" pid="3" name="MSIP_Label_a401b303-ecb1-4a9d-936a-70858c2d9a3e_SetDate">
    <vt:lpwstr>2023-02-03T14:01:00Z</vt:lpwstr>
  </property>
  <property fmtid="{D5CDD505-2E9C-101B-9397-08002B2CF9AE}" pid="4" name="MSIP_Label_a401b303-ecb1-4a9d-936a-70858c2d9a3e_Method">
    <vt:lpwstr>Privileged</vt:lpwstr>
  </property>
  <property fmtid="{D5CDD505-2E9C-101B-9397-08002B2CF9AE}" pid="5" name="MSIP_Label_a401b303-ecb1-4a9d-936a-70858c2d9a3e_Name">
    <vt:lpwstr>a401b303-ecb1-4a9d-936a-70858c2d9a3e</vt:lpwstr>
  </property>
  <property fmtid="{D5CDD505-2E9C-101B-9397-08002B2CF9AE}" pid="6" name="MSIP_Label_a401b303-ecb1-4a9d-936a-70858c2d9a3e_SiteId">
    <vt:lpwstr>c9a7d621-4bc4-4407-b730-f428e656aa9e</vt:lpwstr>
  </property>
  <property fmtid="{D5CDD505-2E9C-101B-9397-08002B2CF9AE}" pid="7" name="MSIP_Label_a401b303-ecb1-4a9d-936a-70858c2d9a3e_ActionId">
    <vt:lpwstr>56ac3b3b-c1c4-4455-bfd0-54c40d785262</vt:lpwstr>
  </property>
  <property fmtid="{D5CDD505-2E9C-101B-9397-08002B2CF9AE}" pid="8" name="MSIP_Label_a401b303-ecb1-4a9d-936a-70858c2d9a3e_ContentBits">
    <vt:lpwstr>0</vt:lpwstr>
  </property>
</Properties>
</file>